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396E" w:rsidRDefault="0068396E">
      <w:pPr>
        <w:pStyle w:val="Title"/>
        <w:jc w:val="center"/>
        <w:rPr>
          <w:lang w:val="en-US"/>
        </w:rPr>
      </w:pPr>
    </w:p>
    <w:p w:rsidR="0068396E" w:rsidRDefault="0068396E">
      <w:pPr>
        <w:pStyle w:val="Title"/>
        <w:jc w:val="center"/>
        <w:rPr>
          <w:lang w:val="en-US"/>
        </w:rPr>
      </w:pPr>
    </w:p>
    <w:p w:rsidR="0068396E" w:rsidRDefault="0068396E">
      <w:pPr>
        <w:pStyle w:val="Title"/>
        <w:jc w:val="center"/>
        <w:rPr>
          <w:lang w:val="en-US"/>
        </w:rPr>
      </w:pPr>
    </w:p>
    <w:p w:rsidR="0068396E" w:rsidRDefault="0068396E">
      <w:pPr>
        <w:pStyle w:val="Title"/>
        <w:jc w:val="center"/>
        <w:rPr>
          <w:lang w:val="en-US"/>
        </w:rPr>
      </w:pPr>
    </w:p>
    <w:p w:rsidR="0068396E" w:rsidRDefault="0068396E">
      <w:pPr>
        <w:pStyle w:val="Title"/>
        <w:jc w:val="center"/>
        <w:rPr>
          <w:lang w:val="en-US"/>
        </w:rPr>
      </w:pPr>
    </w:p>
    <w:p w:rsidR="0068396E" w:rsidRDefault="0068396E">
      <w:pPr>
        <w:pStyle w:val="Title"/>
        <w:jc w:val="center"/>
        <w:rPr>
          <w:lang w:val="en-US"/>
        </w:rPr>
      </w:pPr>
    </w:p>
    <w:p w:rsidR="0068396E" w:rsidRDefault="0068396E">
      <w:pPr>
        <w:pStyle w:val="Title"/>
        <w:jc w:val="center"/>
        <w:rPr>
          <w:lang w:val="en-US"/>
        </w:rPr>
      </w:pPr>
    </w:p>
    <w:p w:rsidR="0068396E" w:rsidRDefault="008134E9">
      <w:pPr>
        <w:pStyle w:val="Title"/>
        <w:rPr>
          <w:rFonts w:ascii="Calibri" w:hAnsi="Calibri"/>
          <w:lang w:val="en-US"/>
        </w:rPr>
      </w:pPr>
      <w:r>
        <w:rPr>
          <w:rFonts w:ascii="Calibri" w:hAnsi="Calibri"/>
          <w:lang w:val="en-US"/>
        </w:rPr>
        <w:t>Mocean Android SDK</w:t>
      </w:r>
    </w:p>
    <w:p w:rsidR="0068396E" w:rsidRDefault="008134E9">
      <w:pPr>
        <w:pStyle w:val="Title"/>
        <w:rPr>
          <w:rFonts w:ascii="Calibri" w:hAnsi="Calibri"/>
          <w:lang w:val="en-US"/>
        </w:rPr>
      </w:pPr>
      <w:r>
        <w:rPr>
          <w:rFonts w:ascii="Calibri" w:hAnsi="Calibri"/>
          <w:lang w:val="en-US"/>
        </w:rPr>
        <w:t>Developer Guide</w:t>
      </w:r>
    </w:p>
    <w:p w:rsidR="0068396E" w:rsidRDefault="00AC2F43">
      <w:pPr>
        <w:pStyle w:val="Default"/>
        <w:rPr>
          <w:rFonts w:ascii="Calibri" w:hAnsi="Calibri" w:cs="Calibri"/>
          <w:lang w:val="en-US"/>
        </w:rPr>
      </w:pPr>
      <w:r>
        <w:rPr>
          <w:rFonts w:ascii="Calibri" w:hAnsi="Calibri" w:cs="Calibri"/>
          <w:lang w:val="en-US"/>
        </w:rPr>
        <w:t xml:space="preserve">For Android SDK Version </w:t>
      </w:r>
      <w:r w:rsidRPr="00AC2F43">
        <w:rPr>
          <w:rFonts w:ascii="Calibri" w:hAnsi="Calibri" w:cs="Calibri"/>
          <w:highlight w:val="yellow"/>
          <w:lang w:val="en-US"/>
        </w:rPr>
        <w:t>3.3</w:t>
      </w: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68396E">
      <w:pPr>
        <w:pStyle w:val="Default"/>
        <w:rPr>
          <w:rFonts w:ascii="Calibri" w:hAnsi="Calibri" w:cs="Calibri"/>
          <w:sz w:val="18"/>
          <w:szCs w:val="18"/>
          <w:lang w:val="en-US"/>
        </w:rPr>
      </w:pPr>
    </w:p>
    <w:p w:rsidR="0068396E" w:rsidRDefault="008134E9">
      <w:pPr>
        <w:pStyle w:val="Default"/>
        <w:rPr>
          <w:rFonts w:ascii="Calibri" w:hAnsi="Calibri" w:cs="Calibri"/>
          <w:sz w:val="18"/>
          <w:szCs w:val="18"/>
          <w:lang w:val="en-US"/>
        </w:rPr>
      </w:pPr>
      <w:r>
        <w:rPr>
          <w:rFonts w:ascii="Calibri" w:hAnsi="Calibri" w:cs="Calibri"/>
          <w:sz w:val="18"/>
          <w:szCs w:val="18"/>
          <w:lang w:val="en-US"/>
        </w:rPr>
        <w:tab/>
      </w:r>
      <w:r>
        <w:rPr>
          <w:rFonts w:ascii="Calibri" w:hAnsi="Calibri" w:cs="Calibri"/>
          <w:sz w:val="18"/>
          <w:szCs w:val="18"/>
          <w:lang w:val="en-US"/>
        </w:rPr>
        <w:tab/>
      </w:r>
      <w:r>
        <w:rPr>
          <w:rFonts w:ascii="Calibri" w:hAnsi="Calibri" w:cs="Calibri"/>
          <w:sz w:val="18"/>
          <w:szCs w:val="18"/>
          <w:lang w:val="en-US"/>
        </w:rPr>
        <w:tab/>
      </w:r>
    </w:p>
    <w:p w:rsidR="0068396E" w:rsidRDefault="0068396E">
      <w:pPr>
        <w:rPr>
          <w:color w:val="000000"/>
          <w:sz w:val="18"/>
          <w:szCs w:val="18"/>
          <w:lang w:val="en-US"/>
        </w:rPr>
      </w:pPr>
    </w:p>
    <w:p w:rsidR="0068396E" w:rsidRDefault="0068396E">
      <w:pPr>
        <w:pStyle w:val="Default"/>
        <w:pageBreakBefore/>
        <w:rPr>
          <w:rFonts w:ascii="Calibri" w:hAnsi="Calibri" w:cs="Calibri"/>
          <w:sz w:val="18"/>
          <w:szCs w:val="18"/>
          <w:lang w:val="en-US"/>
        </w:rPr>
      </w:pPr>
    </w:p>
    <w:p w:rsidR="0068396E" w:rsidRDefault="008134E9">
      <w:pPr>
        <w:pStyle w:val="ContentsHeading"/>
      </w:pPr>
      <w:bookmarkStart w:id="0" w:name="_Toc276729684"/>
      <w:r>
        <w:t>Table of Contents</w:t>
      </w:r>
      <w:bookmarkEnd w:id="0"/>
    </w:p>
    <w:p w:rsidR="005E51C9" w:rsidRDefault="008134E9">
      <w:pPr>
        <w:pStyle w:val="TOC1"/>
        <w:tabs>
          <w:tab w:val="right" w:leader="dot" w:pos="9345"/>
        </w:tabs>
        <w:rPr>
          <w:noProof/>
        </w:rPr>
      </w:pPr>
      <w:r>
        <w:fldChar w:fldCharType="begin"/>
      </w:r>
      <w:r>
        <w:instrText>TOC</w:instrText>
      </w:r>
      <w:r>
        <w:fldChar w:fldCharType="separate"/>
      </w:r>
      <w:r w:rsidR="005E51C9">
        <w:rPr>
          <w:noProof/>
        </w:rPr>
        <w:t>Table of Contents</w:t>
      </w:r>
      <w:r w:rsidR="005E51C9">
        <w:rPr>
          <w:noProof/>
        </w:rPr>
        <w:tab/>
      </w:r>
      <w:r w:rsidR="005E51C9">
        <w:rPr>
          <w:noProof/>
        </w:rPr>
        <w:fldChar w:fldCharType="begin"/>
      </w:r>
      <w:r w:rsidR="005E51C9">
        <w:rPr>
          <w:noProof/>
        </w:rPr>
        <w:instrText xml:space="preserve"> PAGEREF _Toc276729684 \h </w:instrText>
      </w:r>
      <w:r w:rsidR="005E51C9">
        <w:rPr>
          <w:noProof/>
        </w:rPr>
      </w:r>
      <w:r w:rsidR="005E51C9">
        <w:rPr>
          <w:noProof/>
        </w:rPr>
        <w:fldChar w:fldCharType="separate"/>
      </w:r>
      <w:r w:rsidR="005E51C9">
        <w:rPr>
          <w:noProof/>
        </w:rPr>
        <w:t>2</w:t>
      </w:r>
      <w:r w:rsidR="005E51C9">
        <w:rPr>
          <w:noProof/>
        </w:rPr>
        <w:fldChar w:fldCharType="end"/>
      </w:r>
    </w:p>
    <w:p w:rsidR="005E51C9" w:rsidRDefault="005E51C9">
      <w:pPr>
        <w:pStyle w:val="TOC2"/>
        <w:tabs>
          <w:tab w:val="right" w:leader="dot" w:pos="9345"/>
        </w:tabs>
        <w:rPr>
          <w:noProof/>
        </w:rPr>
      </w:pPr>
      <w:r w:rsidRPr="009A58A6">
        <w:rPr>
          <w:noProof/>
          <w:lang w:val="en-US"/>
        </w:rPr>
        <w:t>Overview</w:t>
      </w:r>
      <w:r>
        <w:rPr>
          <w:noProof/>
        </w:rPr>
        <w:tab/>
      </w:r>
      <w:r>
        <w:rPr>
          <w:noProof/>
        </w:rPr>
        <w:fldChar w:fldCharType="begin"/>
      </w:r>
      <w:r>
        <w:rPr>
          <w:noProof/>
        </w:rPr>
        <w:instrText xml:space="preserve"> PAGEREF _Toc276729685 \h </w:instrText>
      </w:r>
      <w:r>
        <w:rPr>
          <w:noProof/>
        </w:rPr>
      </w:r>
      <w:r>
        <w:rPr>
          <w:noProof/>
        </w:rPr>
        <w:fldChar w:fldCharType="separate"/>
      </w:r>
      <w:r>
        <w:rPr>
          <w:noProof/>
        </w:rPr>
        <w:t>3</w:t>
      </w:r>
      <w:r>
        <w:rPr>
          <w:noProof/>
        </w:rPr>
        <w:fldChar w:fldCharType="end"/>
      </w:r>
    </w:p>
    <w:p w:rsidR="005E51C9" w:rsidRDefault="005E51C9">
      <w:pPr>
        <w:pStyle w:val="TOC2"/>
        <w:tabs>
          <w:tab w:val="right" w:leader="dot" w:pos="9345"/>
        </w:tabs>
        <w:rPr>
          <w:noProof/>
        </w:rPr>
      </w:pPr>
      <w:r w:rsidRPr="009A58A6">
        <w:rPr>
          <w:noProof/>
          <w:lang w:val="en-US"/>
        </w:rPr>
        <w:t>Section 1 - Setup</w:t>
      </w:r>
      <w:r>
        <w:rPr>
          <w:noProof/>
        </w:rPr>
        <w:tab/>
      </w:r>
      <w:r>
        <w:rPr>
          <w:noProof/>
        </w:rPr>
        <w:fldChar w:fldCharType="begin"/>
      </w:r>
      <w:r>
        <w:rPr>
          <w:noProof/>
        </w:rPr>
        <w:instrText xml:space="preserve"> PAGEREF _Toc276729686 \h </w:instrText>
      </w:r>
      <w:r>
        <w:rPr>
          <w:noProof/>
        </w:rPr>
      </w:r>
      <w:r>
        <w:rPr>
          <w:noProof/>
        </w:rPr>
        <w:fldChar w:fldCharType="separate"/>
      </w:r>
      <w:r>
        <w:rPr>
          <w:noProof/>
        </w:rPr>
        <w:t>3</w:t>
      </w:r>
      <w:r>
        <w:rPr>
          <w:noProof/>
        </w:rPr>
        <w:fldChar w:fldCharType="end"/>
      </w:r>
    </w:p>
    <w:p w:rsidR="005E51C9" w:rsidRDefault="005E51C9">
      <w:pPr>
        <w:pStyle w:val="TOC3"/>
        <w:tabs>
          <w:tab w:val="right" w:leader="dot" w:pos="9345"/>
        </w:tabs>
        <w:rPr>
          <w:noProof/>
        </w:rPr>
      </w:pPr>
      <w:r w:rsidRPr="009A58A6">
        <w:rPr>
          <w:noProof/>
          <w:lang w:val="en-US"/>
        </w:rPr>
        <w:t>What changed in 3.</w:t>
      </w:r>
      <w:r w:rsidR="00980580">
        <w:rPr>
          <w:noProof/>
          <w:lang w:val="en-US"/>
        </w:rPr>
        <w:t>3</w:t>
      </w:r>
      <w:r w:rsidRPr="009A58A6">
        <w:rPr>
          <w:noProof/>
          <w:lang w:val="en-US"/>
        </w:rPr>
        <w:t>:</w:t>
      </w:r>
      <w:r>
        <w:rPr>
          <w:noProof/>
        </w:rPr>
        <w:tab/>
      </w:r>
      <w:r>
        <w:rPr>
          <w:noProof/>
        </w:rPr>
        <w:fldChar w:fldCharType="begin"/>
      </w:r>
      <w:r>
        <w:rPr>
          <w:noProof/>
        </w:rPr>
        <w:instrText xml:space="preserve"> PAGEREF _Toc276729687 \h </w:instrText>
      </w:r>
      <w:r>
        <w:rPr>
          <w:noProof/>
        </w:rPr>
      </w:r>
      <w:r>
        <w:rPr>
          <w:noProof/>
        </w:rPr>
        <w:fldChar w:fldCharType="separate"/>
      </w:r>
      <w:r>
        <w:rPr>
          <w:noProof/>
        </w:rPr>
        <w:t>3</w:t>
      </w:r>
      <w:r>
        <w:rPr>
          <w:noProof/>
        </w:rPr>
        <w:fldChar w:fldCharType="end"/>
      </w:r>
    </w:p>
    <w:p w:rsidR="005E51C9" w:rsidRDefault="005E51C9">
      <w:pPr>
        <w:pStyle w:val="TOC3"/>
        <w:tabs>
          <w:tab w:val="right" w:leader="dot" w:pos="9345"/>
        </w:tabs>
        <w:rPr>
          <w:noProof/>
        </w:rPr>
      </w:pPr>
      <w:r w:rsidRPr="009A58A6">
        <w:rPr>
          <w:noProof/>
          <w:lang w:val="en-US"/>
        </w:rPr>
        <w:t>Upgrading from 3.</w:t>
      </w:r>
      <w:r w:rsidR="000B7BC2">
        <w:rPr>
          <w:noProof/>
          <w:lang w:val="en-US"/>
        </w:rPr>
        <w:t>2</w:t>
      </w:r>
      <w:r w:rsidRPr="009A58A6">
        <w:rPr>
          <w:noProof/>
        </w:rPr>
        <w:t>:</w:t>
      </w:r>
      <w:r>
        <w:rPr>
          <w:noProof/>
        </w:rPr>
        <w:tab/>
      </w:r>
      <w:r>
        <w:rPr>
          <w:noProof/>
        </w:rPr>
        <w:fldChar w:fldCharType="begin"/>
      </w:r>
      <w:r>
        <w:rPr>
          <w:noProof/>
        </w:rPr>
        <w:instrText xml:space="preserve"> PAGEREF _Toc276729688 \h </w:instrText>
      </w:r>
      <w:r>
        <w:rPr>
          <w:noProof/>
        </w:rPr>
      </w:r>
      <w:r>
        <w:rPr>
          <w:noProof/>
        </w:rPr>
        <w:fldChar w:fldCharType="separate"/>
      </w:r>
      <w:r>
        <w:rPr>
          <w:noProof/>
        </w:rPr>
        <w:t>4</w:t>
      </w:r>
      <w:r>
        <w:rPr>
          <w:noProof/>
        </w:rPr>
        <w:fldChar w:fldCharType="end"/>
      </w:r>
    </w:p>
    <w:p w:rsidR="005E51C9" w:rsidRDefault="005E51C9">
      <w:pPr>
        <w:pStyle w:val="TOC3"/>
        <w:tabs>
          <w:tab w:val="right" w:leader="dot" w:pos="9345"/>
        </w:tabs>
        <w:rPr>
          <w:noProof/>
        </w:rPr>
      </w:pPr>
      <w:r w:rsidRPr="009A58A6">
        <w:rPr>
          <w:noProof/>
        </w:rPr>
        <w:t>System requirements:</w:t>
      </w:r>
      <w:r>
        <w:rPr>
          <w:noProof/>
        </w:rPr>
        <w:tab/>
      </w:r>
      <w:r>
        <w:rPr>
          <w:noProof/>
        </w:rPr>
        <w:fldChar w:fldCharType="begin"/>
      </w:r>
      <w:r>
        <w:rPr>
          <w:noProof/>
        </w:rPr>
        <w:instrText xml:space="preserve"> PAGEREF _Toc276729689 \h </w:instrText>
      </w:r>
      <w:r>
        <w:rPr>
          <w:noProof/>
        </w:rPr>
      </w:r>
      <w:r>
        <w:rPr>
          <w:noProof/>
        </w:rPr>
        <w:fldChar w:fldCharType="separate"/>
      </w:r>
      <w:r>
        <w:rPr>
          <w:noProof/>
        </w:rPr>
        <w:t>4</w:t>
      </w:r>
      <w:r>
        <w:rPr>
          <w:noProof/>
        </w:rPr>
        <w:fldChar w:fldCharType="end"/>
      </w:r>
    </w:p>
    <w:p w:rsidR="005E51C9" w:rsidRDefault="005E51C9">
      <w:pPr>
        <w:pStyle w:val="TOC3"/>
        <w:tabs>
          <w:tab w:val="right" w:leader="dot" w:pos="9345"/>
        </w:tabs>
        <w:rPr>
          <w:noProof/>
        </w:rPr>
      </w:pPr>
      <w:r w:rsidRPr="009A58A6">
        <w:rPr>
          <w:noProof/>
          <w:lang w:val="en-US"/>
        </w:rPr>
        <w:t>SDK contents:</w:t>
      </w:r>
      <w:r>
        <w:rPr>
          <w:noProof/>
        </w:rPr>
        <w:tab/>
      </w:r>
      <w:r>
        <w:rPr>
          <w:noProof/>
        </w:rPr>
        <w:fldChar w:fldCharType="begin"/>
      </w:r>
      <w:r>
        <w:rPr>
          <w:noProof/>
        </w:rPr>
        <w:instrText xml:space="preserve"> PAGEREF _Toc276729690 \h </w:instrText>
      </w:r>
      <w:r>
        <w:rPr>
          <w:noProof/>
        </w:rPr>
      </w:r>
      <w:r>
        <w:rPr>
          <w:noProof/>
        </w:rPr>
        <w:fldChar w:fldCharType="separate"/>
      </w:r>
      <w:r>
        <w:rPr>
          <w:noProof/>
        </w:rPr>
        <w:t>4</w:t>
      </w:r>
      <w:r>
        <w:rPr>
          <w:noProof/>
        </w:rPr>
        <w:fldChar w:fldCharType="end"/>
      </w:r>
    </w:p>
    <w:p w:rsidR="005E51C9" w:rsidRDefault="005E51C9">
      <w:pPr>
        <w:pStyle w:val="TOC3"/>
        <w:tabs>
          <w:tab w:val="right" w:leader="dot" w:pos="9345"/>
        </w:tabs>
        <w:rPr>
          <w:noProof/>
        </w:rPr>
      </w:pPr>
      <w:r w:rsidRPr="009A58A6">
        <w:rPr>
          <w:noProof/>
          <w:lang w:val="en-US"/>
        </w:rPr>
        <w:t>Installation instructions:</w:t>
      </w:r>
      <w:r>
        <w:rPr>
          <w:noProof/>
        </w:rPr>
        <w:tab/>
      </w:r>
      <w:r>
        <w:rPr>
          <w:noProof/>
        </w:rPr>
        <w:fldChar w:fldCharType="begin"/>
      </w:r>
      <w:r>
        <w:rPr>
          <w:noProof/>
        </w:rPr>
        <w:instrText xml:space="preserve"> PAGEREF _Toc276729691 \h </w:instrText>
      </w:r>
      <w:r>
        <w:rPr>
          <w:noProof/>
        </w:rPr>
      </w:r>
      <w:r>
        <w:rPr>
          <w:noProof/>
        </w:rPr>
        <w:fldChar w:fldCharType="separate"/>
      </w:r>
      <w:r>
        <w:rPr>
          <w:noProof/>
        </w:rPr>
        <w:t>4</w:t>
      </w:r>
      <w:r>
        <w:rPr>
          <w:noProof/>
        </w:rPr>
        <w:fldChar w:fldCharType="end"/>
      </w:r>
    </w:p>
    <w:p w:rsidR="005E51C9" w:rsidRDefault="005E51C9">
      <w:pPr>
        <w:pStyle w:val="TOC2"/>
        <w:tabs>
          <w:tab w:val="right" w:leader="dot" w:pos="9345"/>
        </w:tabs>
        <w:rPr>
          <w:noProof/>
        </w:rPr>
      </w:pPr>
      <w:r w:rsidRPr="009A58A6">
        <w:rPr>
          <w:noProof/>
          <w:lang w:val="en-US"/>
        </w:rPr>
        <w:t>Section 2 - Getting Started with Development</w:t>
      </w:r>
      <w:r>
        <w:rPr>
          <w:noProof/>
        </w:rPr>
        <w:tab/>
      </w:r>
      <w:r>
        <w:rPr>
          <w:noProof/>
        </w:rPr>
        <w:fldChar w:fldCharType="begin"/>
      </w:r>
      <w:r>
        <w:rPr>
          <w:noProof/>
        </w:rPr>
        <w:instrText xml:space="preserve"> PAGEREF _Toc276729692 \h </w:instrText>
      </w:r>
      <w:r>
        <w:rPr>
          <w:noProof/>
        </w:rPr>
      </w:r>
      <w:r>
        <w:rPr>
          <w:noProof/>
        </w:rPr>
        <w:fldChar w:fldCharType="separate"/>
      </w:r>
      <w:r>
        <w:rPr>
          <w:noProof/>
        </w:rPr>
        <w:t>10</w:t>
      </w:r>
      <w:r>
        <w:rPr>
          <w:noProof/>
        </w:rPr>
        <w:fldChar w:fldCharType="end"/>
      </w:r>
    </w:p>
    <w:p w:rsidR="005E51C9" w:rsidRDefault="005E51C9">
      <w:pPr>
        <w:pStyle w:val="TOC2"/>
        <w:tabs>
          <w:tab w:val="left" w:pos="662"/>
          <w:tab w:val="right" w:leader="dot" w:pos="9345"/>
        </w:tabs>
        <w:rPr>
          <w:noProof/>
        </w:rPr>
      </w:pPr>
      <w:r>
        <w:rPr>
          <w:noProof/>
        </w:rPr>
        <w:t>1.</w:t>
      </w:r>
      <w:r>
        <w:rPr>
          <w:noProof/>
        </w:rPr>
        <w:tab/>
        <w:t>User Interface / Layout (Design)</w:t>
      </w:r>
      <w:r>
        <w:rPr>
          <w:noProof/>
        </w:rPr>
        <w:tab/>
      </w:r>
      <w:r>
        <w:rPr>
          <w:noProof/>
        </w:rPr>
        <w:fldChar w:fldCharType="begin"/>
      </w:r>
      <w:r>
        <w:rPr>
          <w:noProof/>
        </w:rPr>
        <w:instrText xml:space="preserve"> PAGEREF _Toc276729693 \h </w:instrText>
      </w:r>
      <w:r>
        <w:rPr>
          <w:noProof/>
        </w:rPr>
      </w:r>
      <w:r>
        <w:rPr>
          <w:noProof/>
        </w:rPr>
        <w:fldChar w:fldCharType="separate"/>
      </w:r>
      <w:r>
        <w:rPr>
          <w:noProof/>
        </w:rPr>
        <w:t>10</w:t>
      </w:r>
      <w:r>
        <w:rPr>
          <w:noProof/>
        </w:rPr>
        <w:fldChar w:fldCharType="end"/>
      </w:r>
    </w:p>
    <w:p w:rsidR="005E51C9" w:rsidRDefault="005E51C9">
      <w:pPr>
        <w:pStyle w:val="TOC2"/>
        <w:tabs>
          <w:tab w:val="left" w:pos="662"/>
          <w:tab w:val="right" w:leader="dot" w:pos="9345"/>
        </w:tabs>
        <w:rPr>
          <w:noProof/>
        </w:rPr>
      </w:pPr>
      <w:r>
        <w:rPr>
          <w:noProof/>
        </w:rPr>
        <w:t>2.</w:t>
      </w:r>
      <w:r>
        <w:rPr>
          <w:noProof/>
        </w:rPr>
        <w:tab/>
        <w:t>Creating a Banner Ad View</w:t>
      </w:r>
      <w:r>
        <w:rPr>
          <w:noProof/>
        </w:rPr>
        <w:tab/>
      </w:r>
      <w:r>
        <w:rPr>
          <w:noProof/>
        </w:rPr>
        <w:fldChar w:fldCharType="begin"/>
      </w:r>
      <w:r>
        <w:rPr>
          <w:noProof/>
        </w:rPr>
        <w:instrText xml:space="preserve"> PAGEREF _Toc276729694 \h </w:instrText>
      </w:r>
      <w:r>
        <w:rPr>
          <w:noProof/>
        </w:rPr>
      </w:r>
      <w:r>
        <w:rPr>
          <w:noProof/>
        </w:rPr>
        <w:fldChar w:fldCharType="separate"/>
      </w:r>
      <w:r>
        <w:rPr>
          <w:noProof/>
        </w:rPr>
        <w:t>10</w:t>
      </w:r>
      <w:r>
        <w:rPr>
          <w:noProof/>
        </w:rPr>
        <w:fldChar w:fldCharType="end"/>
      </w:r>
    </w:p>
    <w:p w:rsidR="005E51C9" w:rsidRDefault="005E51C9">
      <w:pPr>
        <w:pStyle w:val="TOC3"/>
        <w:tabs>
          <w:tab w:val="right" w:leader="dot" w:pos="9345"/>
        </w:tabs>
        <w:rPr>
          <w:noProof/>
        </w:rPr>
      </w:pPr>
      <w:r w:rsidRPr="009A58A6">
        <w:rPr>
          <w:noProof/>
          <w:lang w:val="en-US"/>
        </w:rPr>
        <w:t>2</w:t>
      </w:r>
      <w:r>
        <w:rPr>
          <w:noProof/>
        </w:rPr>
        <w:t>.1  Layout Based Ad View Creation</w:t>
      </w:r>
      <w:r>
        <w:rPr>
          <w:noProof/>
        </w:rPr>
        <w:tab/>
      </w:r>
      <w:r>
        <w:rPr>
          <w:noProof/>
        </w:rPr>
        <w:fldChar w:fldCharType="begin"/>
      </w:r>
      <w:r>
        <w:rPr>
          <w:noProof/>
        </w:rPr>
        <w:instrText xml:space="preserve"> PAGEREF _Toc276729695 \h </w:instrText>
      </w:r>
      <w:r>
        <w:rPr>
          <w:noProof/>
        </w:rPr>
      </w:r>
      <w:r>
        <w:rPr>
          <w:noProof/>
        </w:rPr>
        <w:fldChar w:fldCharType="separate"/>
      </w:r>
      <w:r>
        <w:rPr>
          <w:noProof/>
        </w:rPr>
        <w:t>11</w:t>
      </w:r>
      <w:r>
        <w:rPr>
          <w:noProof/>
        </w:rPr>
        <w:fldChar w:fldCharType="end"/>
      </w:r>
    </w:p>
    <w:p w:rsidR="005E51C9" w:rsidRDefault="005E51C9">
      <w:pPr>
        <w:pStyle w:val="TOC3"/>
        <w:tabs>
          <w:tab w:val="right" w:leader="dot" w:pos="9345"/>
        </w:tabs>
        <w:rPr>
          <w:noProof/>
        </w:rPr>
      </w:pPr>
      <w:r w:rsidRPr="009A58A6">
        <w:rPr>
          <w:noProof/>
          <w:lang w:val="en-US"/>
        </w:rPr>
        <w:t>2</w:t>
      </w:r>
      <w:r>
        <w:rPr>
          <w:noProof/>
        </w:rPr>
        <w:t>.2  Code Based Ad View Creation</w:t>
      </w:r>
      <w:r>
        <w:rPr>
          <w:noProof/>
        </w:rPr>
        <w:tab/>
      </w:r>
      <w:r>
        <w:rPr>
          <w:noProof/>
        </w:rPr>
        <w:fldChar w:fldCharType="begin"/>
      </w:r>
      <w:r>
        <w:rPr>
          <w:noProof/>
        </w:rPr>
        <w:instrText xml:space="preserve"> PAGEREF _Toc276729696 \h </w:instrText>
      </w:r>
      <w:r>
        <w:rPr>
          <w:noProof/>
        </w:rPr>
      </w:r>
      <w:r>
        <w:rPr>
          <w:noProof/>
        </w:rPr>
        <w:fldChar w:fldCharType="separate"/>
      </w:r>
      <w:r>
        <w:rPr>
          <w:noProof/>
        </w:rPr>
        <w:t>13</w:t>
      </w:r>
      <w:r>
        <w:rPr>
          <w:noProof/>
        </w:rPr>
        <w:fldChar w:fldCharType="end"/>
      </w:r>
    </w:p>
    <w:p w:rsidR="005E51C9" w:rsidRDefault="005E51C9">
      <w:pPr>
        <w:pStyle w:val="TOC3"/>
        <w:tabs>
          <w:tab w:val="right" w:leader="dot" w:pos="9345"/>
        </w:tabs>
        <w:rPr>
          <w:noProof/>
        </w:rPr>
      </w:pPr>
      <w:r w:rsidRPr="009A58A6">
        <w:rPr>
          <w:noProof/>
          <w:lang w:val="en-US"/>
        </w:rPr>
        <w:t>2</w:t>
      </w:r>
      <w:r>
        <w:rPr>
          <w:noProof/>
        </w:rPr>
        <w:t>.2.1  Displaying the Ad View</w:t>
      </w:r>
      <w:r>
        <w:rPr>
          <w:noProof/>
        </w:rPr>
        <w:tab/>
      </w:r>
      <w:r>
        <w:rPr>
          <w:noProof/>
        </w:rPr>
        <w:fldChar w:fldCharType="begin"/>
      </w:r>
      <w:r>
        <w:rPr>
          <w:noProof/>
        </w:rPr>
        <w:instrText xml:space="preserve"> PAGEREF _Toc276729697 \h </w:instrText>
      </w:r>
      <w:r>
        <w:rPr>
          <w:noProof/>
        </w:rPr>
      </w:r>
      <w:r>
        <w:rPr>
          <w:noProof/>
        </w:rPr>
        <w:fldChar w:fldCharType="separate"/>
      </w:r>
      <w:r>
        <w:rPr>
          <w:noProof/>
        </w:rPr>
        <w:t>13</w:t>
      </w:r>
      <w:r>
        <w:rPr>
          <w:noProof/>
        </w:rPr>
        <w:fldChar w:fldCharType="end"/>
      </w:r>
    </w:p>
    <w:p w:rsidR="005E51C9" w:rsidRDefault="005E51C9">
      <w:pPr>
        <w:pStyle w:val="TOC2"/>
        <w:tabs>
          <w:tab w:val="left" w:pos="662"/>
          <w:tab w:val="right" w:leader="dot" w:pos="9345"/>
        </w:tabs>
        <w:rPr>
          <w:noProof/>
        </w:rPr>
      </w:pPr>
      <w:r>
        <w:rPr>
          <w:noProof/>
        </w:rPr>
        <w:t>3.</w:t>
      </w:r>
      <w:r>
        <w:rPr>
          <w:noProof/>
        </w:rPr>
        <w:tab/>
        <w:t>Getting Initial Ad View Content</w:t>
      </w:r>
      <w:r>
        <w:rPr>
          <w:noProof/>
        </w:rPr>
        <w:tab/>
      </w:r>
      <w:r>
        <w:rPr>
          <w:noProof/>
        </w:rPr>
        <w:fldChar w:fldCharType="begin"/>
      </w:r>
      <w:r>
        <w:rPr>
          <w:noProof/>
        </w:rPr>
        <w:instrText xml:space="preserve"> PAGEREF _Toc276729698 \h </w:instrText>
      </w:r>
      <w:r>
        <w:rPr>
          <w:noProof/>
        </w:rPr>
      </w:r>
      <w:r>
        <w:rPr>
          <w:noProof/>
        </w:rPr>
        <w:fldChar w:fldCharType="separate"/>
      </w:r>
      <w:r>
        <w:rPr>
          <w:noProof/>
        </w:rPr>
        <w:t>13</w:t>
      </w:r>
      <w:r>
        <w:rPr>
          <w:noProof/>
        </w:rPr>
        <w:fldChar w:fldCharType="end"/>
      </w:r>
    </w:p>
    <w:p w:rsidR="005E51C9" w:rsidRDefault="005E51C9">
      <w:pPr>
        <w:pStyle w:val="TOC2"/>
        <w:tabs>
          <w:tab w:val="left" w:pos="662"/>
          <w:tab w:val="right" w:leader="dot" w:pos="9345"/>
        </w:tabs>
        <w:rPr>
          <w:noProof/>
        </w:rPr>
      </w:pPr>
      <w:r>
        <w:rPr>
          <w:noProof/>
        </w:rPr>
        <w:t>4.</w:t>
      </w:r>
      <w:r>
        <w:rPr>
          <w:noProof/>
        </w:rPr>
        <w:tab/>
        <w:t>Creating an Interstitial Ad View</w:t>
      </w:r>
      <w:r>
        <w:rPr>
          <w:noProof/>
        </w:rPr>
        <w:tab/>
      </w:r>
      <w:r>
        <w:rPr>
          <w:noProof/>
        </w:rPr>
        <w:fldChar w:fldCharType="begin"/>
      </w:r>
      <w:r>
        <w:rPr>
          <w:noProof/>
        </w:rPr>
        <w:instrText xml:space="preserve"> PAGEREF _Toc276729699 \h </w:instrText>
      </w:r>
      <w:r>
        <w:rPr>
          <w:noProof/>
        </w:rPr>
      </w:r>
      <w:r>
        <w:rPr>
          <w:noProof/>
        </w:rPr>
        <w:fldChar w:fldCharType="separate"/>
      </w:r>
      <w:r>
        <w:rPr>
          <w:noProof/>
        </w:rPr>
        <w:t>14</w:t>
      </w:r>
      <w:r>
        <w:rPr>
          <w:noProof/>
        </w:rPr>
        <w:fldChar w:fldCharType="end"/>
      </w:r>
    </w:p>
    <w:p w:rsidR="005E51C9" w:rsidRDefault="005E51C9">
      <w:pPr>
        <w:pStyle w:val="TOC2"/>
        <w:tabs>
          <w:tab w:val="left" w:pos="662"/>
          <w:tab w:val="right" w:leader="dot" w:pos="9345"/>
        </w:tabs>
        <w:rPr>
          <w:noProof/>
        </w:rPr>
      </w:pPr>
      <w:r>
        <w:rPr>
          <w:noProof/>
        </w:rPr>
        <w:t>5.</w:t>
      </w:r>
      <w:r>
        <w:rPr>
          <w:noProof/>
        </w:rPr>
        <w:tab/>
        <w:t>Native Ad Integration</w:t>
      </w:r>
      <w:r>
        <w:rPr>
          <w:noProof/>
        </w:rPr>
        <w:tab/>
      </w:r>
      <w:r>
        <w:rPr>
          <w:noProof/>
        </w:rPr>
        <w:fldChar w:fldCharType="begin"/>
      </w:r>
      <w:r>
        <w:rPr>
          <w:noProof/>
        </w:rPr>
        <w:instrText xml:space="preserve"> PAGEREF _Toc276729700 \h </w:instrText>
      </w:r>
      <w:r>
        <w:rPr>
          <w:noProof/>
        </w:rPr>
      </w:r>
      <w:r>
        <w:rPr>
          <w:noProof/>
        </w:rPr>
        <w:fldChar w:fldCharType="separate"/>
      </w:r>
      <w:r>
        <w:rPr>
          <w:noProof/>
        </w:rPr>
        <w:t>17</w:t>
      </w:r>
      <w:r>
        <w:rPr>
          <w:noProof/>
        </w:rPr>
        <w:fldChar w:fldCharType="end"/>
      </w:r>
    </w:p>
    <w:p w:rsidR="005E51C9" w:rsidRDefault="005E51C9">
      <w:pPr>
        <w:pStyle w:val="TOC2"/>
        <w:tabs>
          <w:tab w:val="left" w:pos="662"/>
          <w:tab w:val="right" w:leader="dot" w:pos="9345"/>
        </w:tabs>
        <w:rPr>
          <w:noProof/>
        </w:rPr>
      </w:pPr>
      <w:r>
        <w:rPr>
          <w:noProof/>
        </w:rPr>
        <w:t>6.</w:t>
      </w:r>
      <w:r>
        <w:rPr>
          <w:noProof/>
        </w:rPr>
        <w:tab/>
        <w:t>Handling Rotation Changes</w:t>
      </w:r>
      <w:r>
        <w:rPr>
          <w:noProof/>
        </w:rPr>
        <w:tab/>
      </w:r>
      <w:r>
        <w:rPr>
          <w:noProof/>
        </w:rPr>
        <w:fldChar w:fldCharType="begin"/>
      </w:r>
      <w:r>
        <w:rPr>
          <w:noProof/>
        </w:rPr>
        <w:instrText xml:space="preserve"> PAGEREF _Toc276729701 \h </w:instrText>
      </w:r>
      <w:r>
        <w:rPr>
          <w:noProof/>
        </w:rPr>
      </w:r>
      <w:r>
        <w:rPr>
          <w:noProof/>
        </w:rPr>
        <w:fldChar w:fldCharType="separate"/>
      </w:r>
      <w:r>
        <w:rPr>
          <w:noProof/>
        </w:rPr>
        <w:t>19</w:t>
      </w:r>
      <w:r>
        <w:rPr>
          <w:noProof/>
        </w:rPr>
        <w:fldChar w:fldCharType="end"/>
      </w:r>
    </w:p>
    <w:p w:rsidR="005E51C9" w:rsidRDefault="005E51C9">
      <w:pPr>
        <w:pStyle w:val="TOC2"/>
        <w:tabs>
          <w:tab w:val="left" w:pos="662"/>
          <w:tab w:val="right" w:leader="dot" w:pos="9345"/>
        </w:tabs>
        <w:rPr>
          <w:noProof/>
        </w:rPr>
      </w:pPr>
      <w:r>
        <w:rPr>
          <w:noProof/>
        </w:rPr>
        <w:t>7.</w:t>
      </w:r>
      <w:r>
        <w:rPr>
          <w:noProof/>
        </w:rPr>
        <w:tab/>
        <w:t>Detecting Ad Load Failures</w:t>
      </w:r>
      <w:r>
        <w:rPr>
          <w:noProof/>
        </w:rPr>
        <w:tab/>
      </w:r>
      <w:r>
        <w:rPr>
          <w:noProof/>
        </w:rPr>
        <w:fldChar w:fldCharType="begin"/>
      </w:r>
      <w:r>
        <w:rPr>
          <w:noProof/>
        </w:rPr>
        <w:instrText xml:space="preserve"> PAGEREF _Toc276729702 \h </w:instrText>
      </w:r>
      <w:r>
        <w:rPr>
          <w:noProof/>
        </w:rPr>
      </w:r>
      <w:r>
        <w:rPr>
          <w:noProof/>
        </w:rPr>
        <w:fldChar w:fldCharType="separate"/>
      </w:r>
      <w:r>
        <w:rPr>
          <w:noProof/>
        </w:rPr>
        <w:t>20</w:t>
      </w:r>
      <w:r>
        <w:rPr>
          <w:noProof/>
        </w:rPr>
        <w:fldChar w:fldCharType="end"/>
      </w:r>
    </w:p>
    <w:p w:rsidR="005E51C9" w:rsidRDefault="005E51C9">
      <w:pPr>
        <w:pStyle w:val="TOC2"/>
        <w:tabs>
          <w:tab w:val="left" w:pos="662"/>
          <w:tab w:val="right" w:leader="dot" w:pos="9345"/>
        </w:tabs>
        <w:rPr>
          <w:noProof/>
        </w:rPr>
      </w:pPr>
      <w:r>
        <w:rPr>
          <w:noProof/>
        </w:rPr>
        <w:t>8.</w:t>
      </w:r>
      <w:r>
        <w:rPr>
          <w:noProof/>
        </w:rPr>
        <w:tab/>
        <w:t>Where To Go Next</w:t>
      </w:r>
      <w:r>
        <w:rPr>
          <w:noProof/>
        </w:rPr>
        <w:tab/>
      </w:r>
      <w:r>
        <w:rPr>
          <w:noProof/>
        </w:rPr>
        <w:fldChar w:fldCharType="begin"/>
      </w:r>
      <w:r>
        <w:rPr>
          <w:noProof/>
        </w:rPr>
        <w:instrText xml:space="preserve"> PAGEREF _Toc276729703 \h </w:instrText>
      </w:r>
      <w:r>
        <w:rPr>
          <w:noProof/>
        </w:rPr>
      </w:r>
      <w:r>
        <w:rPr>
          <w:noProof/>
        </w:rPr>
        <w:fldChar w:fldCharType="separate"/>
      </w:r>
      <w:r>
        <w:rPr>
          <w:noProof/>
        </w:rPr>
        <w:t>22</w:t>
      </w:r>
      <w:r>
        <w:rPr>
          <w:noProof/>
        </w:rPr>
        <w:fldChar w:fldCharType="end"/>
      </w:r>
    </w:p>
    <w:p w:rsidR="0068396E" w:rsidRDefault="008134E9">
      <w:r>
        <w:fldChar w:fldCharType="end"/>
      </w:r>
    </w:p>
    <w:p w:rsidR="0068396E" w:rsidRDefault="0068396E">
      <w:pPr>
        <w:tabs>
          <w:tab w:val="center" w:pos="4677"/>
        </w:tabs>
        <w:rPr>
          <w:b/>
          <w:bCs/>
          <w:color w:val="4F81BD"/>
          <w:sz w:val="26"/>
          <w:szCs w:val="26"/>
          <w:lang w:val="en-US"/>
        </w:rPr>
      </w:pPr>
    </w:p>
    <w:p w:rsidR="0068396E" w:rsidRDefault="008134E9">
      <w:pPr>
        <w:pStyle w:val="Heading2"/>
        <w:pageBreakBefore/>
        <w:rPr>
          <w:rFonts w:ascii="Calibri" w:hAnsi="Calibri"/>
          <w:lang w:val="en-US"/>
        </w:rPr>
      </w:pPr>
      <w:bookmarkStart w:id="1" w:name="_Toc276729685"/>
      <w:r>
        <w:rPr>
          <w:rFonts w:ascii="Calibri" w:hAnsi="Calibri"/>
          <w:lang w:val="en-US"/>
        </w:rPr>
        <w:t>Overview</w:t>
      </w:r>
      <w:bookmarkEnd w:id="1"/>
    </w:p>
    <w:p w:rsidR="0068396E" w:rsidRDefault="008134E9">
      <w:pPr>
        <w:spacing w:after="120"/>
      </w:pPr>
      <w:r>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68396E" w:rsidRDefault="008134E9">
      <w:pPr>
        <w:pStyle w:val="Heading2"/>
        <w:rPr>
          <w:rFonts w:ascii="Calibri" w:hAnsi="Calibri"/>
          <w:lang w:val="en-US"/>
        </w:rPr>
      </w:pPr>
      <w:bookmarkStart w:id="2" w:name="_Toc276729686"/>
      <w:r>
        <w:rPr>
          <w:rFonts w:ascii="Calibri" w:hAnsi="Calibri"/>
          <w:lang w:val="en-US"/>
        </w:rPr>
        <w:t>Section 1 - Setup</w:t>
      </w:r>
      <w:bookmarkEnd w:id="2"/>
    </w:p>
    <w:p w:rsidR="0068396E" w:rsidRDefault="008134E9">
      <w:pPr>
        <w:pStyle w:val="Heading3"/>
        <w:rPr>
          <w:rFonts w:ascii="Calibri" w:hAnsi="Calibri"/>
          <w:lang w:val="en-US"/>
        </w:rPr>
      </w:pPr>
      <w:bookmarkStart w:id="3" w:name="_Toc276729687"/>
      <w:r>
        <w:rPr>
          <w:rFonts w:ascii="Calibri" w:hAnsi="Calibri"/>
          <w:lang w:val="en-US"/>
        </w:rPr>
        <w:t>What changed in 3.</w:t>
      </w:r>
      <w:r w:rsidR="00CD1EA9">
        <w:rPr>
          <w:rFonts w:ascii="Calibri" w:hAnsi="Calibri"/>
          <w:lang w:val="en-US"/>
        </w:rPr>
        <w:t>3</w:t>
      </w:r>
      <w:r>
        <w:rPr>
          <w:rFonts w:ascii="Calibri" w:hAnsi="Calibri"/>
          <w:lang w:val="en-US"/>
        </w:rPr>
        <w:t>:</w:t>
      </w:r>
      <w:bookmarkEnd w:id="3"/>
    </w:p>
    <w:p w:rsidR="0068396E" w:rsidRDefault="008134E9">
      <w:pPr>
        <w:pStyle w:val="ListParagraph"/>
        <w:numPr>
          <w:ilvl w:val="0"/>
          <w:numId w:val="4"/>
        </w:numPr>
        <w:rPr>
          <w:lang w:val="en-US"/>
        </w:rPr>
      </w:pPr>
      <w:r>
        <w:rPr>
          <w:lang w:val="en-US"/>
        </w:rPr>
        <w:t>The SDK has been reworked to closely match the interfaces for the iOS and Windows Phone releases.  The code base has also been refactored to provide simpler application integration and less resource usage.</w:t>
      </w:r>
    </w:p>
    <w:p w:rsidR="0068396E" w:rsidRDefault="008134E9">
      <w:pPr>
        <w:pStyle w:val="ListParagraph"/>
        <w:numPr>
          <w:ilvl w:val="0"/>
          <w:numId w:val="4"/>
        </w:numPr>
        <w:rPr>
          <w:lang w:val="en-US"/>
        </w:rPr>
      </w:pPr>
      <w:r>
        <w:rPr>
          <w:lang w:val="en-US"/>
        </w:rPr>
        <w:t>Image ads now render in native image views.  Animated GIFs are decoded and rendered as native image frames.</w:t>
      </w:r>
    </w:p>
    <w:p w:rsidR="0068396E" w:rsidRDefault="008134E9">
      <w:pPr>
        <w:pStyle w:val="ListParagraph"/>
        <w:numPr>
          <w:ilvl w:val="0"/>
          <w:numId w:val="4"/>
        </w:numPr>
        <w:rPr>
          <w:lang w:val="en-US"/>
        </w:rPr>
      </w:pPr>
      <w:r>
        <w:rPr>
          <w:lang w:val="en-US"/>
        </w:rPr>
        <w:t xml:space="preserve">All add configuration is set with methods directly on </w:t>
      </w:r>
      <w:proofErr w:type="spellStart"/>
      <w:r>
        <w:rPr>
          <w:lang w:val="en-US"/>
        </w:rPr>
        <w:t>MASTAdView</w:t>
      </w:r>
      <w:proofErr w:type="spellEnd"/>
      <w:r>
        <w:rPr>
          <w:lang w:val="en-US"/>
        </w:rPr>
        <w:t xml:space="preserve"> (ex: </w:t>
      </w:r>
      <w:proofErr w:type="spellStart"/>
      <w:r>
        <w:rPr>
          <w:lang w:val="en-US"/>
        </w:rPr>
        <w:t>setZone</w:t>
      </w:r>
      <w:proofErr w:type="spellEnd"/>
      <w:r>
        <w:rPr>
          <w:lang w:val="en-US"/>
        </w:rPr>
        <w:t xml:space="preserve"> and </w:t>
      </w:r>
      <w:proofErr w:type="spellStart"/>
      <w:r>
        <w:rPr>
          <w:lang w:val="en-US"/>
        </w:rPr>
        <w:t>getAdRequestParameters</w:t>
      </w:r>
      <w:proofErr w:type="spellEnd"/>
      <w:r>
        <w:rPr>
          <w:lang w:val="en-US"/>
        </w:rPr>
        <w:t>).</w:t>
      </w:r>
    </w:p>
    <w:p w:rsidR="0068396E" w:rsidRDefault="008134E9">
      <w:pPr>
        <w:pStyle w:val="ListParagraph"/>
        <w:numPr>
          <w:ilvl w:val="0"/>
          <w:numId w:val="4"/>
        </w:numPr>
        <w:rPr>
          <w:lang w:val="en-US"/>
        </w:rPr>
      </w:pPr>
      <w:r>
        <w:rPr>
          <w:lang w:val="en-US"/>
        </w:rPr>
        <w:t xml:space="preserve">Callback interfaces have been updated and renamed.  Interfaces are now set directly on </w:t>
      </w:r>
      <w:proofErr w:type="spellStart"/>
      <w:r>
        <w:rPr>
          <w:lang w:val="en-US"/>
        </w:rPr>
        <w:t>MASTAdView</w:t>
      </w:r>
      <w:proofErr w:type="spellEnd"/>
      <w:r>
        <w:rPr>
          <w:lang w:val="en-US"/>
        </w:rPr>
        <w:t xml:space="preserve"> instances.</w:t>
      </w:r>
    </w:p>
    <w:p w:rsidR="0068396E" w:rsidRDefault="008134E9">
      <w:pPr>
        <w:pStyle w:val="ListParagraph"/>
        <w:numPr>
          <w:ilvl w:val="0"/>
          <w:numId w:val="4"/>
        </w:numPr>
        <w:rPr>
          <w:lang w:val="en-US"/>
        </w:rPr>
      </w:pPr>
      <w:r>
        <w:rPr>
          <w:lang w:val="en-US"/>
        </w:rPr>
        <w:t xml:space="preserve">All public methods intended for SDK users now have </w:t>
      </w:r>
      <w:proofErr w:type="spellStart"/>
      <w:r>
        <w:rPr>
          <w:lang w:val="en-US"/>
        </w:rPr>
        <w:t>javadoc</w:t>
      </w:r>
      <w:proofErr w:type="spellEnd"/>
      <w:r>
        <w:rPr>
          <w:lang w:val="en-US"/>
        </w:rPr>
        <w:t xml:space="preserve"> documentation. HTML versions of this are included in the Documentation\</w:t>
      </w:r>
      <w:proofErr w:type="spellStart"/>
      <w:r>
        <w:rPr>
          <w:lang w:val="en-US"/>
        </w:rPr>
        <w:t>javadoc</w:t>
      </w:r>
      <w:proofErr w:type="spellEnd"/>
      <w:r>
        <w:rPr>
          <w:lang w:val="en-US"/>
        </w:rPr>
        <w:t xml:space="preserve"> folder of the SDK release, replacing the version formerly included in this document.</w:t>
      </w:r>
    </w:p>
    <w:p w:rsidR="00FF1C6D" w:rsidRPr="001300A2" w:rsidRDefault="00FF1C6D" w:rsidP="00FF1C6D">
      <w:pPr>
        <w:pStyle w:val="ListParagraph"/>
        <w:numPr>
          <w:ilvl w:val="0"/>
          <w:numId w:val="4"/>
        </w:numPr>
        <w:rPr>
          <w:highlight w:val="yellow"/>
          <w:lang w:val="en-US"/>
        </w:rPr>
      </w:pPr>
      <w:r w:rsidRPr="001300A2">
        <w:rPr>
          <w:highlight w:val="yellow"/>
          <w:lang w:val="en-US"/>
        </w:rPr>
        <w:t xml:space="preserve">Native Ads Support - Native </w:t>
      </w:r>
      <w:r w:rsidR="00EA728F">
        <w:rPr>
          <w:highlight w:val="yellow"/>
          <w:lang w:val="en-US"/>
        </w:rPr>
        <w:t>a</w:t>
      </w:r>
      <w:r w:rsidRPr="001300A2">
        <w:rPr>
          <w:highlight w:val="yellow"/>
          <w:lang w:val="en-US"/>
        </w:rPr>
        <w:t>ds allow a publisher to display ads using the same structure and formatting of their site/app without hindering the user's experience. Such ads grasp the attention of the visitors more than the traditional ad formats. Mocean and PubMatic now allow publishers to serve native ads on their inventory.</w:t>
      </w:r>
    </w:p>
    <w:p w:rsidR="0068396E" w:rsidRDefault="008134E9">
      <w:pPr>
        <w:rPr>
          <w:lang w:val="en-US"/>
        </w:rPr>
      </w:pPr>
      <w:r>
        <w:rPr>
          <w:lang w:val="en-US"/>
        </w:rPr>
        <w:t>Note: See the source README.txt document for latest build release notes.</w:t>
      </w:r>
    </w:p>
    <w:p w:rsidR="0068396E" w:rsidRDefault="0068396E">
      <w:pPr>
        <w:ind w:left="360"/>
        <w:rPr>
          <w:lang w:val="en-US"/>
        </w:rPr>
      </w:pPr>
    </w:p>
    <w:p w:rsidR="0068396E" w:rsidRDefault="0068396E">
      <w:pPr>
        <w:rPr>
          <w:b/>
          <w:bCs/>
          <w:color w:val="4F81BD"/>
          <w:lang w:val="en-US"/>
        </w:rPr>
      </w:pPr>
    </w:p>
    <w:p w:rsidR="0068396E" w:rsidRDefault="00AC2F43">
      <w:pPr>
        <w:pStyle w:val="Heading3"/>
        <w:pageBreakBefore/>
        <w:rPr>
          <w:rFonts w:ascii="Calibri" w:hAnsi="Calibri"/>
        </w:rPr>
      </w:pPr>
      <w:bookmarkStart w:id="4" w:name="_Toc276729688"/>
      <w:r>
        <w:rPr>
          <w:rFonts w:ascii="Calibri" w:hAnsi="Calibri"/>
          <w:lang w:val="en-US"/>
        </w:rPr>
        <w:t>Upgrading from 3.2</w:t>
      </w:r>
      <w:r w:rsidR="008134E9">
        <w:rPr>
          <w:rFonts w:ascii="Calibri" w:hAnsi="Calibri"/>
        </w:rPr>
        <w:t>:</w:t>
      </w:r>
      <w:bookmarkEnd w:id="4"/>
    </w:p>
    <w:p w:rsidR="0068396E" w:rsidRDefault="00615A2C">
      <w:pPr>
        <w:rPr>
          <w:lang w:val="en-US"/>
        </w:rPr>
      </w:pPr>
      <w:r>
        <w:rPr>
          <w:lang w:val="en-US"/>
        </w:rPr>
        <w:t xml:space="preserve">SDK </w:t>
      </w:r>
      <w:r>
        <w:rPr>
          <w:shd w:val="clear" w:color="auto" w:fill="FFFF00"/>
          <w:lang w:val="en-US"/>
        </w:rPr>
        <w:t>3.3</w:t>
      </w:r>
      <w:r>
        <w:rPr>
          <w:lang w:val="en-US"/>
        </w:rPr>
        <w:t xml:space="preserve"> has a new namespace to avoid collisions.  Upgrading is a matter of removing the older 3.2 SDK library project/JAR and importing new 3.3 SDK library project/JAR</w:t>
      </w:r>
    </w:p>
    <w:p w:rsidR="0068396E" w:rsidRDefault="008134E9">
      <w:pPr>
        <w:pStyle w:val="Heading3"/>
        <w:rPr>
          <w:rFonts w:ascii="Calibri" w:hAnsi="Calibri"/>
        </w:rPr>
      </w:pPr>
      <w:bookmarkStart w:id="5" w:name="_Toc276729689"/>
      <w:r>
        <w:rPr>
          <w:rFonts w:ascii="Calibri" w:hAnsi="Calibri"/>
        </w:rPr>
        <w:t>System requirements:</w:t>
      </w:r>
      <w:bookmarkEnd w:id="5"/>
    </w:p>
    <w:p w:rsidR="0068396E" w:rsidRDefault="008134E9">
      <w:pPr>
        <w:pStyle w:val="ListParagraph"/>
        <w:numPr>
          <w:ilvl w:val="0"/>
          <w:numId w:val="1"/>
        </w:numPr>
        <w:rPr>
          <w:lang w:val="en-US"/>
        </w:rPr>
      </w:pPr>
      <w:r>
        <w:rPr>
          <w:lang w:val="en-US"/>
        </w:rPr>
        <w:t>Android SDK (API level 8, platform version 2.2 or later)</w:t>
      </w:r>
    </w:p>
    <w:p w:rsidR="0068396E" w:rsidRDefault="008134E9">
      <w:pPr>
        <w:pStyle w:val="ListParagraph"/>
        <w:numPr>
          <w:ilvl w:val="0"/>
          <w:numId w:val="1"/>
        </w:numPr>
        <w:rPr>
          <w:lang w:val="en-US"/>
        </w:rPr>
      </w:pPr>
      <w:r>
        <w:rPr>
          <w:lang w:val="en-US"/>
        </w:rPr>
        <w:t xml:space="preserve">Eclipse </w:t>
      </w:r>
      <w:r w:rsidR="00AC2F43" w:rsidRPr="00AC2F43">
        <w:rPr>
          <w:highlight w:val="yellow"/>
          <w:lang w:val="en-US"/>
        </w:rPr>
        <w:t>4</w:t>
      </w:r>
      <w:r w:rsidRPr="00AC2F43">
        <w:rPr>
          <w:highlight w:val="yellow"/>
          <w:lang w:val="en-US"/>
        </w:rPr>
        <w:t>.</w:t>
      </w:r>
      <w:r w:rsidR="00AC2F43" w:rsidRPr="00AC2F43">
        <w:rPr>
          <w:highlight w:val="yellow"/>
          <w:lang w:val="en-US"/>
        </w:rPr>
        <w:t>2 (Juno)</w:t>
      </w:r>
      <w:r w:rsidRPr="00AC2F43">
        <w:rPr>
          <w:highlight w:val="yellow"/>
          <w:lang w:val="en-US"/>
        </w:rPr>
        <w:t xml:space="preserve"> or later</w:t>
      </w:r>
    </w:p>
    <w:p w:rsidR="0068396E" w:rsidRDefault="008134E9">
      <w:pPr>
        <w:pStyle w:val="ListParagraph"/>
        <w:numPr>
          <w:ilvl w:val="0"/>
          <w:numId w:val="1"/>
        </w:numPr>
        <w:rPr>
          <w:lang w:val="en-US"/>
        </w:rPr>
      </w:pPr>
      <w:r>
        <w:rPr>
          <w:lang w:val="en-US"/>
        </w:rPr>
        <w:t>10 Mb free disk space</w:t>
      </w:r>
    </w:p>
    <w:p w:rsidR="0068396E" w:rsidRDefault="008134E9">
      <w:pPr>
        <w:pStyle w:val="Heading3"/>
        <w:rPr>
          <w:rFonts w:ascii="Calibri" w:hAnsi="Calibri"/>
          <w:lang w:val="en-US"/>
        </w:rPr>
      </w:pPr>
      <w:bookmarkStart w:id="6" w:name="_Toc276729690"/>
      <w:r>
        <w:rPr>
          <w:rFonts w:ascii="Calibri" w:hAnsi="Calibri"/>
          <w:lang w:val="en-US"/>
        </w:rPr>
        <w:t>SDK contents:</w:t>
      </w:r>
      <w:bookmarkEnd w:id="6"/>
    </w:p>
    <w:p w:rsidR="0068396E" w:rsidRDefault="008134E9">
      <w:pPr>
        <w:pStyle w:val="NoSpacing"/>
        <w:numPr>
          <w:ilvl w:val="0"/>
          <w:numId w:val="2"/>
        </w:numPr>
        <w:rPr>
          <w:lang w:val="en-US"/>
        </w:rPr>
      </w:pPr>
      <w:r>
        <w:rPr>
          <w:lang w:val="en-US"/>
        </w:rPr>
        <w:t xml:space="preserve">Lib - SDK library files </w:t>
      </w:r>
    </w:p>
    <w:p w:rsidR="0068396E" w:rsidRDefault="008134E9">
      <w:pPr>
        <w:pStyle w:val="NoSpacing"/>
        <w:numPr>
          <w:ilvl w:val="0"/>
          <w:numId w:val="2"/>
        </w:numPr>
        <w:rPr>
          <w:lang w:val="en-US"/>
        </w:rPr>
      </w:pPr>
      <w:r>
        <w:rPr>
          <w:lang w:val="en-US"/>
        </w:rPr>
        <w:t>Sample - sample usage/test app</w:t>
      </w:r>
    </w:p>
    <w:p w:rsidR="0068396E" w:rsidRDefault="008134E9">
      <w:pPr>
        <w:pStyle w:val="Heading3"/>
        <w:rPr>
          <w:rFonts w:ascii="Calibri" w:hAnsi="Calibri"/>
          <w:lang w:val="en-US"/>
        </w:rPr>
      </w:pPr>
      <w:bookmarkStart w:id="7" w:name="_Toc276729691"/>
      <w:r>
        <w:rPr>
          <w:rFonts w:ascii="Calibri" w:hAnsi="Calibri"/>
          <w:lang w:val="en-US"/>
        </w:rPr>
        <w:t>Installation instructions:</w:t>
      </w:r>
      <w:bookmarkEnd w:id="7"/>
      <w:r>
        <w:rPr>
          <w:rFonts w:ascii="Calibri" w:hAnsi="Calibri"/>
          <w:lang w:val="en-US"/>
        </w:rPr>
        <w:t xml:space="preserve"> </w:t>
      </w:r>
    </w:p>
    <w:p w:rsidR="0068396E" w:rsidRDefault="008134E9">
      <w:pPr>
        <w:spacing w:after="0" w:line="240" w:lineRule="auto"/>
        <w:rPr>
          <w:bCs/>
          <w:i/>
          <w:iCs/>
          <w:color w:val="000000"/>
          <w:lang w:val="en-US"/>
        </w:rPr>
      </w:pPr>
      <w:r>
        <w:rPr>
          <w:bCs/>
          <w:i/>
          <w:iCs/>
          <w:color w:val="000000"/>
          <w:lang w:val="en-US"/>
        </w:rPr>
        <w:t>Installing Android SDK &amp; Eclipse IDE with ADT Plugin</w:t>
      </w:r>
    </w:p>
    <w:p w:rsidR="0068396E" w:rsidRDefault="008134E9">
      <w:pPr>
        <w:spacing w:after="0" w:line="240" w:lineRule="auto"/>
        <w:rPr>
          <w:color w:val="000000"/>
          <w:lang w:val="en-US"/>
        </w:rPr>
      </w:pPr>
      <w:r>
        <w:rPr>
          <w:color w:val="000000"/>
          <w:lang w:val="en-US"/>
        </w:rPr>
        <w:t xml:space="preserve">Download and install Android SDK and the Eclipse Integrated Develop Environment (IDE) with the ADT Plug-in for Android development following the instructions at </w:t>
      </w:r>
    </w:p>
    <w:p w:rsidR="0068396E" w:rsidRDefault="0068396E">
      <w:pPr>
        <w:spacing w:after="0" w:line="240" w:lineRule="auto"/>
        <w:rPr>
          <w:color w:val="000000"/>
          <w:lang w:val="en-US"/>
        </w:rPr>
      </w:pPr>
    </w:p>
    <w:p w:rsidR="00AC2F43" w:rsidRDefault="00C87AA0" w:rsidP="00AC2F43">
      <w:pPr>
        <w:spacing w:after="0" w:line="240" w:lineRule="auto"/>
        <w:ind w:firstLine="708"/>
        <w:rPr>
          <w:rStyle w:val="InternetLink"/>
          <w:color w:val="000000"/>
          <w:shd w:val="clear" w:color="auto" w:fill="FFFF66"/>
          <w:lang w:val="en-US"/>
        </w:rPr>
      </w:pPr>
      <w:hyperlink r:id="rId9">
        <w:r w:rsidR="00AC2F43">
          <w:rPr>
            <w:rStyle w:val="InternetLink"/>
            <w:color w:val="000000"/>
            <w:shd w:val="clear" w:color="auto" w:fill="FFFF66"/>
            <w:lang w:val="en-US"/>
          </w:rPr>
          <w:t>http://developer.android.com/sdk/installing/installing-adt.html</w:t>
        </w:r>
      </w:hyperlink>
    </w:p>
    <w:p w:rsidR="0068396E" w:rsidRDefault="0068396E">
      <w:pPr>
        <w:spacing w:after="0" w:line="240" w:lineRule="auto"/>
        <w:ind w:firstLine="708"/>
        <w:rPr>
          <w:color w:val="000000"/>
          <w:lang w:val="en-US"/>
        </w:rPr>
      </w:pPr>
    </w:p>
    <w:p w:rsidR="0068396E" w:rsidRDefault="008134E9">
      <w:r>
        <w:t xml:space="preserve">If you are not comfortable with Android development, we suggest you review the online Android developer documentation available at: </w:t>
      </w:r>
      <w:hyperlink r:id="rId10">
        <w:r>
          <w:rPr>
            <w:rStyle w:val="InternetLink"/>
          </w:rPr>
          <w:t>http://developer.android.com/guide/index.html</w:t>
        </w:r>
      </w:hyperlink>
      <w:r>
        <w:t>.</w:t>
      </w:r>
    </w:p>
    <w:p w:rsidR="0068396E" w:rsidRDefault="008134E9">
      <w:pPr>
        <w:spacing w:after="0" w:line="240" w:lineRule="auto"/>
        <w:rPr>
          <w:color w:val="000000"/>
          <w:lang w:val="en-US"/>
        </w:rPr>
      </w:pPr>
      <w:r>
        <w:rPr>
          <w:color w:val="000000"/>
          <w:lang w:val="en-US"/>
        </w:rPr>
        <w:t xml:space="preserve">Once SDK has been installed follow to the next step to install Android </w:t>
      </w:r>
      <w:proofErr w:type="spellStart"/>
      <w:r>
        <w:rPr>
          <w:color w:val="000000"/>
          <w:lang w:val="en-US"/>
        </w:rPr>
        <w:t>mOcean</w:t>
      </w:r>
      <w:proofErr w:type="spellEnd"/>
      <w:r>
        <w:rPr>
          <w:color w:val="000000"/>
          <w:lang w:val="en-US"/>
        </w:rPr>
        <w:t xml:space="preserve"> SDK. </w:t>
      </w:r>
    </w:p>
    <w:p w:rsidR="0068396E" w:rsidRDefault="0068396E">
      <w:pPr>
        <w:spacing w:after="0" w:line="240" w:lineRule="auto"/>
        <w:rPr>
          <w:color w:val="000000"/>
          <w:lang w:val="en-US"/>
        </w:rPr>
      </w:pPr>
    </w:p>
    <w:p w:rsidR="0068396E" w:rsidRDefault="008134E9">
      <w:pPr>
        <w:spacing w:after="0" w:line="240" w:lineRule="auto"/>
        <w:rPr>
          <w:bCs/>
          <w:i/>
          <w:iCs/>
          <w:color w:val="000000"/>
          <w:lang w:val="en-US"/>
        </w:rPr>
      </w:pPr>
      <w:r>
        <w:rPr>
          <w:bCs/>
          <w:i/>
          <w:iCs/>
          <w:color w:val="000000"/>
          <w:lang w:val="en-US"/>
        </w:rPr>
        <w:t xml:space="preserve">Installing Android </w:t>
      </w:r>
      <w:proofErr w:type="spellStart"/>
      <w:r>
        <w:rPr>
          <w:bCs/>
          <w:i/>
          <w:iCs/>
          <w:color w:val="000000"/>
          <w:lang w:val="en-US"/>
        </w:rPr>
        <w:t>mOcean</w:t>
      </w:r>
      <w:proofErr w:type="spellEnd"/>
      <w:r>
        <w:rPr>
          <w:bCs/>
          <w:i/>
          <w:iCs/>
          <w:color w:val="000000"/>
          <w:lang w:val="en-US"/>
        </w:rPr>
        <w:t xml:space="preserve"> SDK </w:t>
      </w:r>
    </w:p>
    <w:p w:rsidR="0068396E" w:rsidRDefault="00737781">
      <w:pPr>
        <w:spacing w:after="0" w:line="240" w:lineRule="auto"/>
        <w:rPr>
          <w:color w:val="000000"/>
          <w:lang w:val="en-US"/>
        </w:rPr>
      </w:pPr>
      <w:r>
        <w:rPr>
          <w:color w:val="000000"/>
          <w:lang w:val="en-US"/>
        </w:rPr>
        <w:t>The SDK is distributed as a library source code project. To add the SDK to a project, the developer must configure the project properties to indicate the location of SDK files, as well as the names of library dependencies.</w:t>
      </w:r>
    </w:p>
    <w:p w:rsidR="0068396E" w:rsidRDefault="0068396E">
      <w:pPr>
        <w:spacing w:after="0" w:line="240" w:lineRule="auto"/>
        <w:rPr>
          <w:color w:val="000000"/>
          <w:lang w:val="en-US"/>
        </w:rPr>
      </w:pPr>
    </w:p>
    <w:p w:rsidR="0068396E" w:rsidRDefault="008134E9">
      <w:pPr>
        <w:pStyle w:val="NoSpacing"/>
        <w:numPr>
          <w:ilvl w:val="0"/>
          <w:numId w:val="3"/>
        </w:numPr>
        <w:rPr>
          <w:color w:val="000000"/>
          <w:lang w:val="en-US"/>
        </w:rPr>
      </w:pPr>
      <w:r>
        <w:rPr>
          <w:color w:val="000000"/>
          <w:lang w:val="en-US"/>
        </w:rPr>
        <w:t>Unpack the SDK zip file into a convenient location in your source code working area.</w:t>
      </w:r>
    </w:p>
    <w:p w:rsidR="0068396E" w:rsidRDefault="008134E9">
      <w:pPr>
        <w:pStyle w:val="NoSpacing"/>
        <w:numPr>
          <w:ilvl w:val="0"/>
          <w:numId w:val="3"/>
        </w:numPr>
        <w:rPr>
          <w:color w:val="000000"/>
          <w:lang w:val="en-US"/>
        </w:rPr>
      </w:pPr>
      <w:r>
        <w:rPr>
          <w:color w:val="000000"/>
          <w:lang w:val="en-US"/>
        </w:rPr>
        <w:t>Open or create a new Android project in the Eclipse development environment.</w:t>
      </w:r>
    </w:p>
    <w:p w:rsidR="0068396E" w:rsidRDefault="008134E9">
      <w:pPr>
        <w:pStyle w:val="NoSpacing"/>
        <w:numPr>
          <w:ilvl w:val="0"/>
          <w:numId w:val="3"/>
        </w:numPr>
        <w:rPr>
          <w:color w:val="000000"/>
          <w:lang w:val="en-US"/>
        </w:rPr>
      </w:pPr>
      <w:r>
        <w:rPr>
          <w:color w:val="000000"/>
          <w:lang w:val="en-US"/>
        </w:rPr>
        <w:t>Import the SDK</w:t>
      </w:r>
      <w:r w:rsidR="00533CB6">
        <w:rPr>
          <w:color w:val="000000"/>
          <w:lang w:val="en-US"/>
        </w:rPr>
        <w:t xml:space="preserve"> library</w:t>
      </w:r>
      <w:r>
        <w:rPr>
          <w:color w:val="000000"/>
          <w:lang w:val="en-US"/>
        </w:rPr>
        <w:t xml:space="preserve"> project into your workspace as an existing Android project.</w:t>
      </w:r>
    </w:p>
    <w:p w:rsidR="0068396E" w:rsidRDefault="008134E9">
      <w:pPr>
        <w:pStyle w:val="NoSpacing"/>
        <w:keepNext/>
        <w:numPr>
          <w:ilvl w:val="1"/>
          <w:numId w:val="3"/>
        </w:numPr>
        <w:rPr>
          <w:color w:val="000000"/>
          <w:lang w:val="en-US"/>
        </w:rPr>
      </w:pPr>
      <w:r>
        <w:rPr>
          <w:color w:val="000000"/>
          <w:lang w:val="en-US"/>
        </w:rPr>
        <w:t xml:space="preserve">Choose </w:t>
      </w:r>
      <w:r>
        <w:rPr>
          <w:i/>
          <w:color w:val="000000"/>
          <w:lang w:val="en-US"/>
        </w:rPr>
        <w:t>Import</w:t>
      </w:r>
      <w:r>
        <w:rPr>
          <w:color w:val="000000"/>
          <w:lang w:val="en-US"/>
        </w:rPr>
        <w:t xml:space="preserve"> from the </w:t>
      </w:r>
      <w:r>
        <w:rPr>
          <w:i/>
          <w:color w:val="000000"/>
          <w:lang w:val="en-US"/>
        </w:rPr>
        <w:t>File</w:t>
      </w:r>
      <w:r>
        <w:rPr>
          <w:color w:val="000000"/>
          <w:lang w:val="en-US"/>
        </w:rPr>
        <w:t xml:space="preserve"> menu, then </w:t>
      </w:r>
      <w:r>
        <w:rPr>
          <w:i/>
          <w:color w:val="000000"/>
          <w:lang w:val="en-US"/>
        </w:rPr>
        <w:t>Existing Android Code Into Workspace</w:t>
      </w:r>
      <w:r>
        <w:rPr>
          <w:color w:val="000000"/>
          <w:lang w:val="en-US"/>
        </w:rPr>
        <w:t xml:space="preserve"> item under the Android heading, as show in Figure 1 below.</w:t>
      </w:r>
      <w:r>
        <w:rPr>
          <w:color w:val="000000"/>
          <w:lang w:val="en-US"/>
        </w:rPr>
        <w:br/>
      </w:r>
      <w:r>
        <w:rPr>
          <w:color w:val="000000"/>
          <w:lang w:val="en-US"/>
        </w:rPr>
        <w:br/>
      </w:r>
      <w:r>
        <w:rPr>
          <w:noProof/>
          <w:color w:val="000000"/>
          <w:lang w:val="en-US"/>
        </w:rPr>
        <w:drawing>
          <wp:inline distT="0" distB="0" distL="0" distR="0" wp14:anchorId="39DC4522" wp14:editId="5254EB70">
            <wp:extent cx="3500120" cy="36671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stretch>
                      <a:fillRect/>
                    </a:stretch>
                  </pic:blipFill>
                  <pic:spPr bwMode="auto">
                    <a:xfrm>
                      <a:off x="0" y="0"/>
                      <a:ext cx="3500120" cy="3667125"/>
                    </a:xfrm>
                    <a:prstGeom prst="rect">
                      <a:avLst/>
                    </a:prstGeom>
                    <a:noFill/>
                    <a:ln w="9525">
                      <a:noFill/>
                      <a:miter lim="800000"/>
                      <a:headEnd/>
                      <a:tailEnd/>
                    </a:ln>
                  </pic:spPr>
                </pic:pic>
              </a:graphicData>
            </a:graphic>
          </wp:inline>
        </w:drawing>
      </w:r>
    </w:p>
    <w:p w:rsidR="0068396E" w:rsidRDefault="008134E9">
      <w:pPr>
        <w:pStyle w:val="Caption"/>
        <w:jc w:val="center"/>
      </w:pPr>
      <w:r>
        <w:t xml:space="preserve">Figure </w:t>
      </w:r>
      <w:r>
        <w:fldChar w:fldCharType="begin"/>
      </w:r>
      <w:r>
        <w:instrText>SEQ "Figure" \*Arabic</w:instrText>
      </w:r>
      <w:r>
        <w:fldChar w:fldCharType="separate"/>
      </w:r>
      <w:r>
        <w:t>1</w:t>
      </w:r>
      <w:r>
        <w:fldChar w:fldCharType="end"/>
      </w:r>
      <w:r>
        <w:t>- Import Existing Project</w:t>
      </w:r>
    </w:p>
    <w:p w:rsidR="0068396E" w:rsidRDefault="008134E9">
      <w:pPr>
        <w:pStyle w:val="NoSpacing"/>
        <w:keepNext/>
        <w:numPr>
          <w:ilvl w:val="1"/>
          <w:numId w:val="3"/>
        </w:numPr>
        <w:rPr>
          <w:color w:val="000000"/>
          <w:lang w:val="en-US"/>
        </w:rPr>
      </w:pPr>
      <w:r>
        <w:rPr>
          <w:color w:val="000000"/>
          <w:lang w:val="en-US"/>
        </w:rPr>
        <w:t xml:space="preserve">Browse to the location where you unpacked the SDK file and import the </w:t>
      </w:r>
      <w:proofErr w:type="spellStart"/>
      <w:r>
        <w:rPr>
          <w:i/>
          <w:color w:val="000000"/>
          <w:lang w:val="en-US"/>
        </w:rPr>
        <w:t>com.moceanmobile.mast.MASTAdView</w:t>
      </w:r>
      <w:proofErr w:type="spellEnd"/>
      <w:r>
        <w:rPr>
          <w:color w:val="000000"/>
          <w:lang w:val="en-US"/>
        </w:rPr>
        <w:t xml:space="preserve"> project; you can also optionally import the Samples project if you want to work with the SDK sample application. See Figure 2 below for an example.</w:t>
      </w:r>
      <w:r>
        <w:rPr>
          <w:color w:val="000000"/>
          <w:lang w:val="en-US"/>
        </w:rPr>
        <w:br/>
      </w:r>
      <w:r>
        <w:rPr>
          <w:color w:val="000000"/>
          <w:lang w:val="en-US"/>
        </w:rPr>
        <w:br/>
      </w:r>
      <w:r>
        <w:rPr>
          <w:noProof/>
          <w:color w:val="000000"/>
          <w:lang w:val="en-US"/>
        </w:rPr>
        <w:drawing>
          <wp:inline distT="0" distB="0" distL="0" distR="0" wp14:anchorId="1ED90979" wp14:editId="074D1C03">
            <wp:extent cx="3500120" cy="36258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3500120" cy="3625850"/>
                    </a:xfrm>
                    <a:prstGeom prst="rect">
                      <a:avLst/>
                    </a:prstGeom>
                    <a:noFill/>
                    <a:ln w="9525">
                      <a:noFill/>
                      <a:miter lim="800000"/>
                      <a:headEnd/>
                      <a:tailEnd/>
                    </a:ln>
                  </pic:spPr>
                </pic:pic>
              </a:graphicData>
            </a:graphic>
          </wp:inline>
        </w:drawing>
      </w:r>
    </w:p>
    <w:p w:rsidR="0068396E" w:rsidRDefault="008134E9">
      <w:pPr>
        <w:pStyle w:val="Caption"/>
        <w:jc w:val="center"/>
        <w:rPr>
          <w:lang w:val="en-US"/>
        </w:rPr>
      </w:pPr>
      <w:r>
        <w:t xml:space="preserve">Figure </w:t>
      </w:r>
      <w:r>
        <w:fldChar w:fldCharType="begin"/>
      </w:r>
      <w:r>
        <w:instrText>SEQ "Figure" \*Arabic</w:instrText>
      </w:r>
      <w:r>
        <w:fldChar w:fldCharType="separate"/>
      </w:r>
      <w:r>
        <w:t>2</w:t>
      </w:r>
      <w:r>
        <w:fldChar w:fldCharType="end"/>
      </w:r>
      <w:r>
        <w:rPr>
          <w:lang w:val="en-US"/>
        </w:rPr>
        <w:t xml:space="preserve"> - Import SDK Project</w:t>
      </w:r>
    </w:p>
    <w:p w:rsidR="006622B3" w:rsidRPr="00F81521" w:rsidRDefault="006622B3" w:rsidP="006622B3">
      <w:pPr>
        <w:pStyle w:val="NoSpacing"/>
        <w:keepNext/>
        <w:numPr>
          <w:ilvl w:val="1"/>
          <w:numId w:val="3"/>
        </w:numPr>
        <w:rPr>
          <w:highlight w:val="yellow"/>
        </w:rPr>
      </w:pPr>
      <w:r w:rsidRPr="00F81521">
        <w:rPr>
          <w:highlight w:val="yellow"/>
        </w:rPr>
        <w:t>To add the SDK as library project, link the imported SDK project in your application project as android library project. Or to add the SDK as jar file dependency, use the following steps.</w:t>
      </w:r>
    </w:p>
    <w:p w:rsidR="006622B3" w:rsidRDefault="006622B3" w:rsidP="00F81521">
      <w:pPr>
        <w:pStyle w:val="NoSpacing"/>
        <w:keepNext/>
        <w:ind w:left="1440"/>
        <w:rPr>
          <w:color w:val="000000"/>
          <w:lang w:val="en-US"/>
        </w:rPr>
      </w:pPr>
    </w:p>
    <w:p w:rsidR="0068396E" w:rsidRDefault="008134E9">
      <w:pPr>
        <w:pStyle w:val="NoSpacing"/>
        <w:keepNext/>
        <w:numPr>
          <w:ilvl w:val="1"/>
          <w:numId w:val="3"/>
        </w:numPr>
        <w:rPr>
          <w:color w:val="000000"/>
          <w:lang w:val="en-US"/>
        </w:rPr>
      </w:pPr>
      <w:r>
        <w:rPr>
          <w:color w:val="000000"/>
          <w:lang w:val="en-US"/>
        </w:rPr>
        <w:t xml:space="preserve">Add the SDK project to your application project. Choose </w:t>
      </w:r>
      <w:r>
        <w:rPr>
          <w:i/>
          <w:color w:val="000000"/>
          <w:lang w:val="en-US"/>
        </w:rPr>
        <w:t>Properties</w:t>
      </w:r>
      <w:r>
        <w:rPr>
          <w:color w:val="000000"/>
          <w:lang w:val="en-US"/>
        </w:rPr>
        <w:t xml:space="preserve"> from the </w:t>
      </w:r>
      <w:r>
        <w:rPr>
          <w:i/>
          <w:color w:val="000000"/>
          <w:lang w:val="en-US"/>
        </w:rPr>
        <w:t>Project</w:t>
      </w:r>
      <w:r>
        <w:rPr>
          <w:color w:val="000000"/>
          <w:lang w:val="en-US"/>
        </w:rPr>
        <w:t xml:space="preserve"> menu, and then select the </w:t>
      </w:r>
      <w:r>
        <w:rPr>
          <w:i/>
          <w:color w:val="000000"/>
          <w:lang w:val="en-US"/>
        </w:rPr>
        <w:t>Java Build Path</w:t>
      </w:r>
      <w:r>
        <w:rPr>
          <w:color w:val="000000"/>
          <w:lang w:val="en-US"/>
        </w:rPr>
        <w:t xml:space="preserve"> category followed by the </w:t>
      </w:r>
      <w:r>
        <w:rPr>
          <w:i/>
          <w:color w:val="000000"/>
          <w:lang w:val="en-US"/>
        </w:rPr>
        <w:t>Libraries</w:t>
      </w:r>
      <w:r>
        <w:rPr>
          <w:color w:val="000000"/>
          <w:lang w:val="en-US"/>
        </w:rPr>
        <w:t xml:space="preserve"> tab, as shown in Figure 3 below.</w:t>
      </w:r>
      <w:r>
        <w:rPr>
          <w:color w:val="000000"/>
          <w:lang w:val="en-US"/>
        </w:rPr>
        <w:br/>
      </w:r>
      <w:r>
        <w:rPr>
          <w:color w:val="000000"/>
          <w:lang w:val="en-US"/>
        </w:rPr>
        <w:br/>
      </w:r>
      <w:r>
        <w:rPr>
          <w:noProof/>
          <w:color w:val="000000"/>
          <w:lang w:val="en-US"/>
        </w:rPr>
        <w:drawing>
          <wp:inline distT="0" distB="0" distL="0" distR="0" wp14:anchorId="34384348" wp14:editId="6D79F0BA">
            <wp:extent cx="4577715" cy="398335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68396E" w:rsidRDefault="008134E9">
      <w:pPr>
        <w:pStyle w:val="Caption"/>
        <w:jc w:val="center"/>
      </w:pPr>
      <w:r>
        <w:t xml:space="preserve">Figure </w:t>
      </w:r>
      <w:r>
        <w:fldChar w:fldCharType="begin"/>
      </w:r>
      <w:r>
        <w:instrText>SEQ "Figure" \*Arabic</w:instrText>
      </w:r>
      <w:r>
        <w:fldChar w:fldCharType="separate"/>
      </w:r>
      <w:r>
        <w:t>3</w:t>
      </w:r>
      <w:r>
        <w:fldChar w:fldCharType="end"/>
      </w:r>
      <w:r>
        <w:t xml:space="preserve"> - Add Library Jar</w:t>
      </w:r>
    </w:p>
    <w:p w:rsidR="0068396E" w:rsidRDefault="008134E9">
      <w:pPr>
        <w:pStyle w:val="NoSpacing"/>
        <w:keepNext/>
        <w:numPr>
          <w:ilvl w:val="1"/>
          <w:numId w:val="3"/>
        </w:numPr>
        <w:rPr>
          <w:color w:val="000000"/>
          <w:lang w:val="en-US"/>
        </w:rPr>
      </w:pPr>
      <w:r>
        <w:rPr>
          <w:color w:val="000000"/>
          <w:lang w:val="en-US"/>
        </w:rPr>
        <w:t xml:space="preserve">Choose the </w:t>
      </w:r>
      <w:r>
        <w:rPr>
          <w:i/>
          <w:color w:val="000000"/>
          <w:lang w:val="en-US"/>
        </w:rPr>
        <w:t>Add Jar</w:t>
      </w:r>
      <w:r>
        <w:rPr>
          <w:color w:val="000000"/>
          <w:lang w:val="en-US"/>
        </w:rPr>
        <w:t xml:space="preserve"> button, and then navigate into the bin folder of the </w:t>
      </w:r>
      <w:proofErr w:type="spellStart"/>
      <w:r>
        <w:rPr>
          <w:color w:val="000000"/>
          <w:lang w:val="en-US"/>
        </w:rPr>
        <w:t>MASTAdView</w:t>
      </w:r>
      <w:proofErr w:type="spellEnd"/>
      <w:r>
        <w:rPr>
          <w:color w:val="000000"/>
          <w:lang w:val="en-US"/>
        </w:rPr>
        <w:t xml:space="preserve"> project and choose the mastadview.jar Jar file as shown in Figure 4 below.</w:t>
      </w:r>
      <w:r>
        <w:rPr>
          <w:color w:val="000000"/>
          <w:lang w:val="en-US"/>
        </w:rPr>
        <w:br/>
      </w:r>
      <w:r>
        <w:rPr>
          <w:color w:val="000000"/>
          <w:lang w:val="en-US"/>
        </w:rPr>
        <w:br/>
      </w:r>
      <w:r>
        <w:rPr>
          <w:noProof/>
          <w:color w:val="000000"/>
          <w:lang w:val="en-US"/>
        </w:rPr>
        <w:drawing>
          <wp:inline distT="0" distB="0" distL="0" distR="0" wp14:anchorId="7A150C06" wp14:editId="147B3725">
            <wp:extent cx="2992755" cy="34290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stretch>
                      <a:fillRect/>
                    </a:stretch>
                  </pic:blipFill>
                  <pic:spPr bwMode="auto">
                    <a:xfrm>
                      <a:off x="0" y="0"/>
                      <a:ext cx="2992755" cy="3429000"/>
                    </a:xfrm>
                    <a:prstGeom prst="rect">
                      <a:avLst/>
                    </a:prstGeom>
                    <a:noFill/>
                    <a:ln w="9525">
                      <a:noFill/>
                      <a:miter lim="800000"/>
                      <a:headEnd/>
                      <a:tailEnd/>
                    </a:ln>
                  </pic:spPr>
                </pic:pic>
              </a:graphicData>
            </a:graphic>
          </wp:inline>
        </w:drawing>
      </w:r>
    </w:p>
    <w:p w:rsidR="0068396E" w:rsidRDefault="008134E9">
      <w:pPr>
        <w:pStyle w:val="Caption"/>
        <w:jc w:val="center"/>
        <w:rPr>
          <w:color w:val="000000"/>
          <w:lang w:val="en-US"/>
        </w:rPr>
      </w:pPr>
      <w:r>
        <w:t xml:space="preserve">Figure </w:t>
      </w:r>
      <w:r>
        <w:fldChar w:fldCharType="begin"/>
      </w:r>
      <w:r>
        <w:instrText>SEQ "Figure" \*Arabic</w:instrText>
      </w:r>
      <w:r>
        <w:fldChar w:fldCharType="separate"/>
      </w:r>
      <w:r>
        <w:t>4</w:t>
      </w:r>
      <w:r>
        <w:fldChar w:fldCharType="end"/>
      </w:r>
      <w:r>
        <w:t xml:space="preserve"> - Ad SDK Jar File</w:t>
      </w:r>
      <w:r>
        <w:rPr>
          <w:color w:val="000000"/>
          <w:lang w:val="en-US"/>
        </w:rPr>
        <w:br/>
      </w:r>
    </w:p>
    <w:p w:rsidR="0068396E" w:rsidRDefault="008134E9">
      <w:pPr>
        <w:pStyle w:val="NoSpacing"/>
        <w:numPr>
          <w:ilvl w:val="1"/>
          <w:numId w:val="3"/>
        </w:numPr>
        <w:rPr>
          <w:b/>
          <w:i/>
          <w:color w:val="000000"/>
          <w:lang w:val="en-US"/>
        </w:rPr>
      </w:pPr>
      <w:r>
        <w:rPr>
          <w:b/>
          <w:color w:val="000000"/>
          <w:lang w:val="en-US"/>
        </w:rPr>
        <w:t>IMPORTANT</w:t>
      </w:r>
      <w:r>
        <w:rPr>
          <w:color w:val="000000"/>
          <w:lang w:val="en-US"/>
        </w:rPr>
        <w:t xml:space="preserve">: If using release 18 or later of the Android SDK tools, choose the </w:t>
      </w:r>
      <w:r>
        <w:rPr>
          <w:i/>
          <w:color w:val="000000"/>
          <w:lang w:val="en-US"/>
        </w:rPr>
        <w:t>Order</w:t>
      </w:r>
      <w:r>
        <w:rPr>
          <w:color w:val="000000"/>
          <w:lang w:val="en-US"/>
        </w:rPr>
        <w:t xml:space="preserve"> </w:t>
      </w:r>
      <w:r>
        <w:rPr>
          <w:i/>
          <w:color w:val="000000"/>
          <w:lang w:val="en-US"/>
        </w:rPr>
        <w:t>and</w:t>
      </w:r>
      <w:r>
        <w:rPr>
          <w:color w:val="000000"/>
          <w:lang w:val="en-US"/>
        </w:rPr>
        <w:t xml:space="preserve"> </w:t>
      </w:r>
      <w:r>
        <w:rPr>
          <w:i/>
          <w:color w:val="000000"/>
          <w:lang w:val="en-US"/>
        </w:rPr>
        <w:t>Export</w:t>
      </w:r>
      <w:r>
        <w:rPr>
          <w:color w:val="000000"/>
          <w:lang w:val="en-US"/>
        </w:rPr>
        <w:t xml:space="preserve"> tab, and check the box to export the SDK Jar file as shown in Figure 5 below. </w:t>
      </w:r>
      <w:r>
        <w:rPr>
          <w:color w:val="000000"/>
          <w:lang w:val="en-US"/>
        </w:rPr>
        <w:br/>
      </w:r>
      <w:r>
        <w:rPr>
          <w:color w:val="000000"/>
          <w:lang w:val="en-US"/>
        </w:rPr>
        <w:br/>
      </w:r>
      <w:r>
        <w:rPr>
          <w:b/>
          <w:i/>
          <w:color w:val="000000"/>
          <w:lang w:val="en-US"/>
        </w:rPr>
        <w:t xml:space="preserve">Without this, applications will compile but the resulting </w:t>
      </w:r>
      <w:proofErr w:type="spellStart"/>
      <w:r>
        <w:rPr>
          <w:b/>
          <w:i/>
          <w:color w:val="000000"/>
          <w:lang w:val="en-US"/>
        </w:rPr>
        <w:t>apk</w:t>
      </w:r>
      <w:proofErr w:type="spellEnd"/>
      <w:r>
        <w:rPr>
          <w:b/>
          <w:i/>
          <w:color w:val="000000"/>
          <w:lang w:val="en-US"/>
        </w:rPr>
        <w:t xml:space="preserve"> file will not include the required SDK code and the app will crash at runtime due to missing symbols.</w:t>
      </w:r>
    </w:p>
    <w:p w:rsidR="0068396E" w:rsidRDefault="0068396E">
      <w:pPr>
        <w:pStyle w:val="NoSpacing"/>
        <w:rPr>
          <w:lang w:val="en-US"/>
        </w:rPr>
      </w:pPr>
    </w:p>
    <w:p w:rsidR="0068396E" w:rsidRDefault="008134E9">
      <w:pPr>
        <w:keepNext/>
        <w:ind w:left="1416"/>
      </w:pPr>
      <w:r>
        <w:rPr>
          <w:noProof/>
          <w:lang w:val="en-US"/>
        </w:rPr>
        <w:drawing>
          <wp:inline distT="0" distB="0" distL="0" distR="0" wp14:anchorId="55FF4EBF" wp14:editId="3E7CDA17">
            <wp:extent cx="4577715" cy="398335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68396E" w:rsidRDefault="008134E9">
      <w:pPr>
        <w:pStyle w:val="Caption"/>
        <w:jc w:val="center"/>
        <w:rPr>
          <w:lang w:val="en-US"/>
        </w:rPr>
      </w:pPr>
      <w:r>
        <w:t xml:space="preserve">Figure </w:t>
      </w:r>
      <w:r>
        <w:rPr>
          <w:lang w:val="en-US"/>
        </w:rPr>
        <w:t>5 - Export SDK Jar File</w:t>
      </w:r>
    </w:p>
    <w:p w:rsidR="0068396E" w:rsidRDefault="008134E9">
      <w:pPr>
        <w:spacing w:after="0" w:line="240" w:lineRule="auto"/>
        <w:rPr>
          <w:bCs/>
          <w:i/>
          <w:iCs/>
          <w:color w:val="000000"/>
          <w:lang w:val="en-US"/>
        </w:rPr>
      </w:pPr>
      <w:r>
        <w:rPr>
          <w:bCs/>
          <w:i/>
          <w:iCs/>
          <w:color w:val="000000"/>
          <w:lang w:val="en-US"/>
        </w:rPr>
        <w:t xml:space="preserve">Updating the manifest file (AndroidManifest.xml) </w:t>
      </w:r>
    </w:p>
    <w:p w:rsidR="0068396E" w:rsidRDefault="008134E9">
      <w:pPr>
        <w:spacing w:after="0" w:line="240" w:lineRule="auto"/>
        <w:rPr>
          <w:bCs/>
          <w:iCs/>
          <w:color w:val="000000"/>
          <w:lang w:val="en-US"/>
        </w:rPr>
      </w:pPr>
      <w:r>
        <w:rPr>
          <w:bCs/>
          <w:iCs/>
          <w:color w:val="000000"/>
          <w:lang w:val="en-US"/>
        </w:rPr>
        <w:t>Add “</w:t>
      </w:r>
      <w:proofErr w:type="spellStart"/>
      <w:r>
        <w:rPr>
          <w:color w:val="000000"/>
          <w:lang w:val="en-US"/>
        </w:rPr>
        <w:t>minSdkVersion</w:t>
      </w:r>
      <w:proofErr w:type="spellEnd"/>
      <w:r>
        <w:rPr>
          <w:bCs/>
          <w:iCs/>
          <w:color w:val="000000"/>
          <w:lang w:val="en-US"/>
        </w:rPr>
        <w:t xml:space="preserve">” parameter in project manifest file (AndroidManifest.xml) </w:t>
      </w:r>
    </w:p>
    <w:p w:rsidR="0068396E" w:rsidRDefault="008134E9">
      <w:pPr>
        <w:spacing w:after="0" w:line="240" w:lineRule="auto"/>
        <w:rPr>
          <w:color w:val="000000"/>
          <w:lang w:val="en-US"/>
        </w:rPr>
      </w:pPr>
      <w:r>
        <w:rPr>
          <w:color w:val="000000"/>
          <w:lang w:val="en-US"/>
        </w:rPr>
        <w:t>Example: &lt;uses-</w:t>
      </w:r>
      <w:proofErr w:type="spellStart"/>
      <w:r>
        <w:rPr>
          <w:color w:val="000000"/>
          <w:lang w:val="en-US"/>
        </w:rPr>
        <w:t>sdk</w:t>
      </w:r>
      <w:proofErr w:type="spellEnd"/>
      <w:r>
        <w:rPr>
          <w:color w:val="000000"/>
          <w:lang w:val="en-US"/>
        </w:rPr>
        <w:t xml:space="preserve"> </w:t>
      </w:r>
      <w:proofErr w:type="spellStart"/>
      <w:r>
        <w:rPr>
          <w:color w:val="000000"/>
          <w:lang w:val="en-US"/>
        </w:rPr>
        <w:t>android</w:t>
      </w:r>
      <w:proofErr w:type="gramStart"/>
      <w:r>
        <w:rPr>
          <w:color w:val="000000"/>
          <w:lang w:val="en-US"/>
        </w:rPr>
        <w:t>:minSdkVersion</w:t>
      </w:r>
      <w:proofErr w:type="spellEnd"/>
      <w:proofErr w:type="gramEnd"/>
      <w:r>
        <w:rPr>
          <w:color w:val="000000"/>
          <w:lang w:val="en-US"/>
        </w:rPr>
        <w:t xml:space="preserve">="8" /&gt; </w:t>
      </w:r>
    </w:p>
    <w:p w:rsidR="0068396E" w:rsidRDefault="0068396E">
      <w:pPr>
        <w:spacing w:after="0" w:line="240" w:lineRule="auto"/>
        <w:rPr>
          <w:color w:val="000000"/>
          <w:lang w:val="en-US"/>
        </w:rPr>
      </w:pPr>
    </w:p>
    <w:p w:rsidR="0068396E" w:rsidRDefault="0068396E">
      <w:pPr>
        <w:rPr>
          <w:bCs/>
          <w:i/>
          <w:iCs/>
          <w:color w:val="000000"/>
          <w:lang w:val="en-US"/>
        </w:rPr>
      </w:pPr>
    </w:p>
    <w:p w:rsidR="0068396E" w:rsidRDefault="008134E9">
      <w:pPr>
        <w:pageBreakBefore/>
        <w:spacing w:after="0" w:line="240" w:lineRule="auto"/>
        <w:rPr>
          <w:bCs/>
          <w:iCs/>
          <w:color w:val="000000"/>
          <w:lang w:val="en-US"/>
        </w:rPr>
      </w:pPr>
      <w:r>
        <w:rPr>
          <w:bCs/>
          <w:iCs/>
          <w:color w:val="000000"/>
          <w:lang w:val="en-US"/>
        </w:rPr>
        <w:t xml:space="preserve">Set the security permissions in your manifest file (AndroidManifest.xml). At a minimum you </w:t>
      </w:r>
      <w:r>
        <w:rPr>
          <w:b/>
          <w:bCs/>
          <w:i/>
          <w:iCs/>
          <w:color w:val="000000"/>
          <w:lang w:val="en-US"/>
        </w:rPr>
        <w:t>must</w:t>
      </w:r>
      <w:r>
        <w:rPr>
          <w:bCs/>
          <w:iCs/>
          <w:color w:val="000000"/>
          <w:lang w:val="en-US"/>
        </w:rPr>
        <w:t xml:space="preserve"> add these permissions for the ad view to work:</w:t>
      </w:r>
    </w:p>
    <w:p w:rsidR="0068396E" w:rsidRDefault="0068396E">
      <w:pPr>
        <w:spacing w:after="0" w:line="240" w:lineRule="auto"/>
        <w:rPr>
          <w:bCs/>
          <w:iCs/>
          <w:color w:val="000000"/>
          <w:lang w:val="en-US"/>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177"/>
        <w:gridCol w:w="7393"/>
      </w:tblGrid>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jc w:val="center"/>
              <w:rPr>
                <w:rFonts w:ascii="Courier New" w:hAnsi="Courier New" w:cs="Courier New"/>
                <w:b/>
                <w:color w:val="000000"/>
                <w:lang w:val="en-US"/>
              </w:rPr>
            </w:pPr>
            <w:r>
              <w:rPr>
                <w:rFonts w:ascii="Courier New" w:hAnsi="Courier New" w:cs="Courier New"/>
                <w:b/>
                <w:color w:val="000000"/>
                <w:lang w:val="en-US"/>
              </w:rPr>
              <w:t>Permission</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jc w:val="center"/>
              <w:rPr>
                <w:rFonts w:ascii="Courier New" w:hAnsi="Courier New" w:cs="Courier New"/>
                <w:b/>
                <w:color w:val="000000"/>
                <w:lang w:val="en-US"/>
              </w:rPr>
            </w:pPr>
            <w:r>
              <w:rPr>
                <w:rFonts w:ascii="Courier New" w:hAnsi="Courier New" w:cs="Courier New"/>
                <w:b/>
                <w:color w:val="000000"/>
                <w:lang w:val="en-US"/>
              </w:rPr>
              <w:t>Description &amp; Manifest XML fragment</w:t>
            </w:r>
          </w:p>
        </w:tc>
      </w:tr>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i/>
                <w:color w:val="000000"/>
                <w:sz w:val="20"/>
                <w:szCs w:val="20"/>
                <w:lang w:val="en-US"/>
              </w:rPr>
            </w:pPr>
            <w:r>
              <w:rPr>
                <w:rFonts w:ascii="Courier New" w:hAnsi="Courier New" w:cs="Courier New"/>
                <w:i/>
                <w:color w:val="000000"/>
                <w:sz w:val="20"/>
                <w:szCs w:val="20"/>
                <w:lang w:val="en-US"/>
              </w:rPr>
              <w:t>INTERNET</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Access the Internet. Required for ad content download.</w:t>
            </w:r>
          </w:p>
          <w:p w:rsidR="0068396E" w:rsidRDefault="008134E9">
            <w:pPr>
              <w:spacing w:after="0"/>
              <w:rPr>
                <w:rFonts w:ascii="Albertus MT" w:hAnsi="Albertus MT" w:cs="Courier New"/>
                <w:color w:val="008080"/>
                <w:sz w:val="16"/>
                <w:szCs w:val="16"/>
                <w:lang w:val="en-US"/>
              </w:rPr>
            </w:pPr>
            <w:r>
              <w:rPr>
                <w:rFonts w:ascii="Albertus MT" w:hAnsi="Albertus MT" w:cs="Courier New"/>
                <w:color w:val="008080"/>
                <w:sz w:val="16"/>
                <w:szCs w:val="16"/>
                <w:lang w:val="en-US"/>
              </w:rPr>
              <w:t>&lt;</w:t>
            </w:r>
            <w:r>
              <w:rPr>
                <w:rFonts w:ascii="Albertus MT" w:hAnsi="Albertus MT" w:cs="Courier New"/>
                <w:color w:val="3F7F7F"/>
                <w:sz w:val="16"/>
                <w:szCs w:val="16"/>
                <w:lang w:val="en-US"/>
              </w:rPr>
              <w:t>uses-permission</w:t>
            </w:r>
            <w:r>
              <w:rPr>
                <w:rFonts w:ascii="Albertus MT" w:hAnsi="Albertus MT" w:cs="Courier New"/>
                <w:sz w:val="16"/>
                <w:szCs w:val="16"/>
                <w:lang w:val="en-US"/>
              </w:rPr>
              <w:t xml:space="preserve"> </w:t>
            </w:r>
            <w:proofErr w:type="spellStart"/>
            <w:r>
              <w:rPr>
                <w:rFonts w:ascii="Albertus MT" w:hAnsi="Albertus MT" w:cs="Courier New"/>
                <w:color w:val="7F007F"/>
                <w:sz w:val="16"/>
                <w:szCs w:val="16"/>
                <w:lang w:val="en-US"/>
              </w:rPr>
              <w:t>android:name</w:t>
            </w:r>
            <w:proofErr w:type="spellEnd"/>
            <w:r>
              <w:rPr>
                <w:rFonts w:ascii="Albertus MT" w:hAnsi="Albertus MT" w:cs="Courier New"/>
                <w:color w:val="000000"/>
                <w:sz w:val="16"/>
                <w:szCs w:val="16"/>
                <w:lang w:val="en-US"/>
              </w:rPr>
              <w:t>=</w:t>
            </w:r>
            <w:r>
              <w:rPr>
                <w:rFonts w:ascii="Albertus MT" w:hAnsi="Albertus MT" w:cs="Courier New"/>
                <w:i/>
                <w:iCs/>
                <w:color w:val="2A00FF"/>
                <w:sz w:val="16"/>
                <w:szCs w:val="16"/>
                <w:lang w:val="en-US"/>
              </w:rPr>
              <w:t>"</w:t>
            </w:r>
            <w:proofErr w:type="spellStart"/>
            <w:r>
              <w:rPr>
                <w:rFonts w:ascii="Albertus MT" w:hAnsi="Albertus MT" w:cs="Courier New"/>
                <w:i/>
                <w:iCs/>
                <w:color w:val="2A00FF"/>
                <w:sz w:val="16"/>
                <w:szCs w:val="16"/>
                <w:lang w:val="en-US"/>
              </w:rPr>
              <w:t>android.permission.INTERNET</w:t>
            </w:r>
            <w:proofErr w:type="spellEnd"/>
            <w:r>
              <w:rPr>
                <w:rFonts w:ascii="Albertus MT" w:hAnsi="Albertus MT" w:cs="Courier New"/>
                <w:i/>
                <w:iCs/>
                <w:color w:val="2A00FF"/>
                <w:sz w:val="16"/>
                <w:szCs w:val="16"/>
                <w:lang w:val="en-US"/>
              </w:rPr>
              <w:t>"</w:t>
            </w:r>
            <w:r>
              <w:rPr>
                <w:rFonts w:ascii="Albertus MT" w:hAnsi="Albertus MT" w:cs="Courier New"/>
                <w:color w:val="008080"/>
                <w:sz w:val="16"/>
                <w:szCs w:val="16"/>
                <w:lang w:val="en-US"/>
              </w:rPr>
              <w:t>&gt;&lt;/</w:t>
            </w:r>
            <w:r>
              <w:rPr>
                <w:rFonts w:ascii="Albertus MT" w:hAnsi="Albertus MT" w:cs="Courier New"/>
                <w:color w:val="3F7F7F"/>
                <w:sz w:val="16"/>
                <w:szCs w:val="16"/>
                <w:lang w:val="en-US"/>
              </w:rPr>
              <w:t>uses-permission</w:t>
            </w:r>
            <w:r>
              <w:rPr>
                <w:rFonts w:ascii="Albertus MT" w:hAnsi="Albertus MT" w:cs="Courier New"/>
                <w:color w:val="008080"/>
                <w:sz w:val="16"/>
                <w:szCs w:val="16"/>
                <w:lang w:val="en-US"/>
              </w:rPr>
              <w:t>&gt;</w:t>
            </w:r>
          </w:p>
        </w:tc>
      </w:tr>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i/>
                <w:color w:val="000000"/>
                <w:sz w:val="20"/>
                <w:szCs w:val="20"/>
                <w:lang w:val="en-US"/>
              </w:rPr>
            </w:pPr>
            <w:r>
              <w:rPr>
                <w:rFonts w:ascii="Courier New" w:hAnsi="Courier New" w:cs="Courier New"/>
                <w:i/>
                <w:color w:val="000000"/>
                <w:sz w:val="20"/>
                <w:szCs w:val="20"/>
                <w:lang w:val="en-US"/>
              </w:rPr>
              <w:t>Network State</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Access the network state. Required for ad request parameter setting, and MRAID support.</w:t>
            </w:r>
          </w:p>
          <w:p w:rsidR="0068396E" w:rsidRDefault="008134E9">
            <w:pPr>
              <w:spacing w:after="0"/>
              <w:rPr>
                <w:rFonts w:ascii="Albertus MT" w:hAnsi="Albertus MT" w:cs="Courier New"/>
                <w:color w:val="008080"/>
                <w:sz w:val="16"/>
                <w:szCs w:val="16"/>
                <w:lang w:val="en-US"/>
              </w:rPr>
            </w:pPr>
            <w:r>
              <w:rPr>
                <w:rFonts w:ascii="Albertus MT" w:hAnsi="Albertus MT" w:cs="Courier New"/>
                <w:color w:val="008080"/>
                <w:sz w:val="16"/>
                <w:szCs w:val="16"/>
                <w:lang w:val="en-US"/>
              </w:rPr>
              <w:t>&lt;</w:t>
            </w:r>
            <w:r>
              <w:rPr>
                <w:rFonts w:ascii="Albertus MT" w:hAnsi="Albertus MT" w:cs="Courier New"/>
                <w:color w:val="3F7F7F"/>
                <w:sz w:val="16"/>
                <w:szCs w:val="16"/>
                <w:lang w:val="en-US"/>
              </w:rPr>
              <w:t>uses-permission</w:t>
            </w:r>
            <w:r>
              <w:rPr>
                <w:rFonts w:ascii="Albertus MT" w:hAnsi="Albertus MT" w:cs="Courier New"/>
                <w:sz w:val="16"/>
                <w:szCs w:val="16"/>
                <w:lang w:val="en-US"/>
              </w:rPr>
              <w:t xml:space="preserve"> </w:t>
            </w:r>
            <w:r>
              <w:rPr>
                <w:rFonts w:ascii="Albertus MT" w:hAnsi="Albertus MT" w:cs="Courier New"/>
                <w:color w:val="7F007F"/>
                <w:sz w:val="16"/>
                <w:szCs w:val="16"/>
                <w:lang w:val="en-US"/>
              </w:rPr>
              <w:t>android:name</w:t>
            </w:r>
            <w:r>
              <w:rPr>
                <w:rFonts w:ascii="Albertus MT" w:hAnsi="Albertus MT" w:cs="Courier New"/>
                <w:color w:val="000000"/>
                <w:sz w:val="16"/>
                <w:szCs w:val="16"/>
                <w:lang w:val="en-US"/>
              </w:rPr>
              <w:t>=</w:t>
            </w:r>
            <w:r>
              <w:rPr>
                <w:rFonts w:ascii="Albertus MT" w:hAnsi="Albertus MT" w:cs="Courier New"/>
                <w:i/>
                <w:iCs/>
                <w:color w:val="2A00FF"/>
                <w:sz w:val="16"/>
                <w:szCs w:val="16"/>
                <w:lang w:val="en-US"/>
              </w:rPr>
              <w:t>"android.permission.ACCESS_NETWORK_STATE"</w:t>
            </w:r>
            <w:r>
              <w:rPr>
                <w:rFonts w:ascii="Albertus MT" w:hAnsi="Albertus MT" w:cs="Courier New"/>
                <w:color w:val="008080"/>
                <w:sz w:val="16"/>
                <w:szCs w:val="16"/>
                <w:lang w:val="en-US"/>
              </w:rPr>
              <w:t>&gt;&lt;/</w:t>
            </w:r>
            <w:r>
              <w:rPr>
                <w:rFonts w:ascii="Albertus MT" w:hAnsi="Albertus MT" w:cs="Courier New"/>
                <w:color w:val="3F7F7F"/>
                <w:sz w:val="16"/>
                <w:szCs w:val="16"/>
                <w:lang w:val="en-US"/>
              </w:rPr>
              <w:t>uses-permission</w:t>
            </w:r>
            <w:r>
              <w:rPr>
                <w:rFonts w:ascii="Albertus MT" w:hAnsi="Albertus MT" w:cs="Courier New"/>
                <w:color w:val="008080"/>
                <w:sz w:val="16"/>
                <w:szCs w:val="16"/>
                <w:lang w:val="en-US"/>
              </w:rPr>
              <w:t>&gt;</w:t>
            </w:r>
          </w:p>
        </w:tc>
      </w:tr>
    </w:tbl>
    <w:p w:rsidR="0068396E" w:rsidRDefault="0068396E">
      <w:pPr>
        <w:spacing w:after="0" w:line="240" w:lineRule="auto"/>
        <w:rPr>
          <w:rFonts w:ascii="Courier New" w:hAnsi="Courier New" w:cs="Courier New"/>
          <w:color w:val="008080"/>
          <w:sz w:val="20"/>
          <w:szCs w:val="20"/>
          <w:lang w:val="en-US"/>
        </w:rPr>
      </w:pPr>
    </w:p>
    <w:p w:rsidR="0068396E" w:rsidRDefault="008134E9">
      <w:pPr>
        <w:rPr>
          <w:lang w:val="en-US"/>
        </w:rPr>
      </w:pPr>
      <w:r>
        <w:rPr>
          <w:lang w:val="en-US"/>
        </w:rPr>
        <w:t xml:space="preserve">Depending on the ad content you display in your app, the following </w:t>
      </w:r>
      <w:r>
        <w:rPr>
          <w:b/>
          <w:i/>
          <w:lang w:val="en-US"/>
        </w:rPr>
        <w:t>may</w:t>
      </w:r>
      <w:r>
        <w:rPr>
          <w:lang w:val="en-US"/>
        </w:rPr>
        <w:t xml:space="preserve"> also be needed: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177"/>
        <w:gridCol w:w="7393"/>
      </w:tblGrid>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jc w:val="center"/>
              <w:rPr>
                <w:rFonts w:ascii="Courier New" w:hAnsi="Courier New" w:cs="Courier New"/>
                <w:b/>
                <w:color w:val="000000"/>
                <w:lang w:val="en-US"/>
              </w:rPr>
            </w:pPr>
            <w:r>
              <w:rPr>
                <w:rFonts w:ascii="Courier New" w:hAnsi="Courier New" w:cs="Courier New"/>
                <w:b/>
                <w:color w:val="000000"/>
                <w:lang w:val="en-US"/>
              </w:rPr>
              <w:t>Permission</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jc w:val="center"/>
              <w:rPr>
                <w:rFonts w:ascii="Courier New" w:hAnsi="Courier New" w:cs="Courier New"/>
                <w:b/>
                <w:color w:val="000000"/>
                <w:lang w:val="en-US"/>
              </w:rPr>
            </w:pPr>
            <w:r>
              <w:rPr>
                <w:rFonts w:ascii="Courier New" w:hAnsi="Courier New" w:cs="Courier New"/>
                <w:b/>
                <w:color w:val="000000"/>
                <w:lang w:val="en-US"/>
              </w:rPr>
              <w:t>Description &amp; Manifest XML fragment</w:t>
            </w:r>
          </w:p>
        </w:tc>
      </w:tr>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i/>
                <w:color w:val="000000"/>
                <w:sz w:val="20"/>
                <w:szCs w:val="20"/>
                <w:lang w:val="en-US"/>
              </w:rPr>
            </w:pPr>
            <w:r>
              <w:rPr>
                <w:rFonts w:ascii="Courier New" w:hAnsi="Courier New" w:cs="Courier New"/>
                <w:i/>
                <w:color w:val="000000"/>
                <w:sz w:val="20"/>
                <w:szCs w:val="20"/>
                <w:lang w:val="en-US"/>
              </w:rPr>
              <w:t>Fine Location</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Use GPS to obtain location information. Needed if SDK enables location detection; off by default.</w:t>
            </w:r>
          </w:p>
          <w:p w:rsidR="0068396E" w:rsidRDefault="008134E9">
            <w:pPr>
              <w:spacing w:after="0"/>
              <w:rPr>
                <w:rFonts w:ascii="Albertus MT" w:hAnsi="Albertus MT" w:cs="Courier New"/>
                <w:color w:val="008080"/>
                <w:sz w:val="16"/>
                <w:szCs w:val="16"/>
                <w:lang w:val="en-US"/>
              </w:rPr>
            </w:pPr>
            <w:r>
              <w:rPr>
                <w:rFonts w:ascii="Albertus MT" w:hAnsi="Albertus MT" w:cs="Courier New"/>
                <w:color w:val="008080"/>
                <w:sz w:val="16"/>
                <w:szCs w:val="16"/>
                <w:lang w:val="en-US"/>
              </w:rPr>
              <w:t>&lt;</w:t>
            </w:r>
            <w:r>
              <w:rPr>
                <w:rFonts w:ascii="Albertus MT" w:hAnsi="Albertus MT" w:cs="Courier New"/>
                <w:color w:val="3F7F7F"/>
                <w:sz w:val="16"/>
                <w:szCs w:val="16"/>
                <w:lang w:val="en-US"/>
              </w:rPr>
              <w:t>uses-permission</w:t>
            </w:r>
            <w:r>
              <w:rPr>
                <w:rFonts w:ascii="Albertus MT" w:hAnsi="Albertus MT" w:cs="Courier New"/>
                <w:sz w:val="16"/>
                <w:szCs w:val="16"/>
                <w:lang w:val="en-US"/>
              </w:rPr>
              <w:t xml:space="preserve"> </w:t>
            </w:r>
            <w:r>
              <w:rPr>
                <w:rFonts w:ascii="Albertus MT" w:hAnsi="Albertus MT" w:cs="Courier New"/>
                <w:color w:val="7F007F"/>
                <w:sz w:val="16"/>
                <w:szCs w:val="16"/>
                <w:lang w:val="en-US"/>
              </w:rPr>
              <w:t>android:name</w:t>
            </w:r>
            <w:r>
              <w:rPr>
                <w:rFonts w:ascii="Albertus MT" w:hAnsi="Albertus MT" w:cs="Courier New"/>
                <w:color w:val="000000"/>
                <w:sz w:val="16"/>
                <w:szCs w:val="16"/>
                <w:lang w:val="en-US"/>
              </w:rPr>
              <w:t>=</w:t>
            </w:r>
            <w:r>
              <w:rPr>
                <w:rFonts w:ascii="Albertus MT" w:hAnsi="Albertus MT" w:cs="Courier New"/>
                <w:i/>
                <w:iCs/>
                <w:color w:val="2A00FF"/>
                <w:sz w:val="16"/>
                <w:szCs w:val="16"/>
                <w:lang w:val="en-US"/>
              </w:rPr>
              <w:t>"android.permission.ACCESS_FINE_LOCATION"</w:t>
            </w:r>
            <w:r>
              <w:rPr>
                <w:rFonts w:ascii="Albertus MT" w:hAnsi="Albertus MT" w:cs="Courier New"/>
                <w:color w:val="008080"/>
                <w:sz w:val="16"/>
                <w:szCs w:val="16"/>
                <w:lang w:val="en-US"/>
              </w:rPr>
              <w:t>&gt;&lt;/</w:t>
            </w:r>
            <w:r>
              <w:rPr>
                <w:rFonts w:ascii="Albertus MT" w:hAnsi="Albertus MT" w:cs="Courier New"/>
                <w:color w:val="3F7F7F"/>
                <w:sz w:val="16"/>
                <w:szCs w:val="16"/>
                <w:lang w:val="en-US"/>
              </w:rPr>
              <w:t>uses-permission</w:t>
            </w:r>
            <w:r>
              <w:rPr>
                <w:rFonts w:ascii="Albertus MT" w:hAnsi="Albertus MT" w:cs="Courier New"/>
                <w:color w:val="008080"/>
                <w:sz w:val="16"/>
                <w:szCs w:val="16"/>
                <w:lang w:val="en-US"/>
              </w:rPr>
              <w:t>&gt;</w:t>
            </w:r>
          </w:p>
        </w:tc>
      </w:tr>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i/>
                <w:color w:val="000000"/>
                <w:sz w:val="20"/>
                <w:szCs w:val="20"/>
                <w:lang w:val="en-US"/>
              </w:rPr>
            </w:pPr>
            <w:r>
              <w:rPr>
                <w:rFonts w:ascii="Courier New" w:hAnsi="Courier New" w:cs="Courier New"/>
                <w:i/>
                <w:color w:val="000000"/>
                <w:sz w:val="20"/>
                <w:szCs w:val="20"/>
                <w:lang w:val="en-US"/>
              </w:rPr>
              <w:t>Phone State</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Read state of phone data connection. Required for ad request parameter setting.</w:t>
            </w:r>
          </w:p>
          <w:p w:rsidR="0068396E" w:rsidRDefault="008134E9">
            <w:pPr>
              <w:spacing w:after="0"/>
              <w:rPr>
                <w:rFonts w:ascii="Albertus MT" w:hAnsi="Albertus MT" w:cs="Courier New"/>
                <w:color w:val="008080"/>
                <w:sz w:val="16"/>
                <w:szCs w:val="16"/>
                <w:lang w:val="en-US"/>
              </w:rPr>
            </w:pPr>
            <w:r>
              <w:rPr>
                <w:rFonts w:ascii="Albertus MT" w:hAnsi="Albertus MT" w:cs="Courier New"/>
                <w:color w:val="008080"/>
                <w:sz w:val="16"/>
                <w:szCs w:val="16"/>
                <w:lang w:val="en-US"/>
              </w:rPr>
              <w:t>&lt;</w:t>
            </w:r>
            <w:r>
              <w:rPr>
                <w:rFonts w:ascii="Albertus MT" w:hAnsi="Albertus MT" w:cs="Courier New"/>
                <w:color w:val="3F7F7F"/>
                <w:sz w:val="16"/>
                <w:szCs w:val="16"/>
                <w:lang w:val="en-US"/>
              </w:rPr>
              <w:t>uses-permission</w:t>
            </w:r>
            <w:r>
              <w:rPr>
                <w:rFonts w:ascii="Albertus MT" w:hAnsi="Albertus MT" w:cs="Courier New"/>
                <w:sz w:val="16"/>
                <w:szCs w:val="16"/>
                <w:lang w:val="en-US"/>
              </w:rPr>
              <w:t xml:space="preserve"> </w:t>
            </w:r>
            <w:r>
              <w:rPr>
                <w:rFonts w:ascii="Albertus MT" w:hAnsi="Albertus MT" w:cs="Courier New"/>
                <w:color w:val="7F007F"/>
                <w:sz w:val="16"/>
                <w:szCs w:val="16"/>
                <w:lang w:val="en-US"/>
              </w:rPr>
              <w:t>android:name</w:t>
            </w:r>
            <w:r>
              <w:rPr>
                <w:rFonts w:ascii="Albertus MT" w:hAnsi="Albertus MT" w:cs="Courier New"/>
                <w:color w:val="000000"/>
                <w:sz w:val="16"/>
                <w:szCs w:val="16"/>
                <w:lang w:val="en-US"/>
              </w:rPr>
              <w:t>=</w:t>
            </w:r>
            <w:r>
              <w:rPr>
                <w:rFonts w:ascii="Albertus MT" w:hAnsi="Albertus MT" w:cs="Courier New"/>
                <w:i/>
                <w:iCs/>
                <w:color w:val="2A00FF"/>
                <w:sz w:val="16"/>
                <w:szCs w:val="16"/>
                <w:lang w:val="en-US"/>
              </w:rPr>
              <w:t>"android.permission.READ_PHONE_STATE"</w:t>
            </w:r>
            <w:r>
              <w:rPr>
                <w:rFonts w:ascii="Albertus MT" w:hAnsi="Albertus MT" w:cs="Courier New"/>
                <w:color w:val="008080"/>
                <w:sz w:val="16"/>
                <w:szCs w:val="16"/>
                <w:lang w:val="en-US"/>
              </w:rPr>
              <w:t>&gt;&lt;/</w:t>
            </w:r>
            <w:r>
              <w:rPr>
                <w:rFonts w:ascii="Albertus MT" w:hAnsi="Albertus MT" w:cs="Courier New"/>
                <w:color w:val="3F7F7F"/>
                <w:sz w:val="16"/>
                <w:szCs w:val="16"/>
                <w:lang w:val="en-US"/>
              </w:rPr>
              <w:t>uses-permission</w:t>
            </w:r>
            <w:r>
              <w:rPr>
                <w:rFonts w:ascii="Albertus MT" w:hAnsi="Albertus MT" w:cs="Courier New"/>
                <w:color w:val="008080"/>
                <w:sz w:val="16"/>
                <w:szCs w:val="16"/>
                <w:lang w:val="en-US"/>
              </w:rPr>
              <w:t>&gt;</w:t>
            </w:r>
          </w:p>
        </w:tc>
      </w:tr>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i/>
                <w:color w:val="000000"/>
                <w:sz w:val="20"/>
                <w:szCs w:val="20"/>
                <w:lang w:val="en-US"/>
              </w:rPr>
            </w:pPr>
            <w:r>
              <w:rPr>
                <w:rFonts w:ascii="Courier New" w:hAnsi="Courier New" w:cs="Courier New"/>
                <w:i/>
                <w:color w:val="000000"/>
                <w:sz w:val="20"/>
                <w:szCs w:val="20"/>
                <w:lang w:val="en-US"/>
              </w:rPr>
              <w:t>Read Calendar</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Read calendar events. Needed if MRAID ad makes use of calendar features.</w:t>
            </w:r>
          </w:p>
          <w:p w:rsidR="0068396E" w:rsidRDefault="008134E9">
            <w:pPr>
              <w:spacing w:after="0"/>
              <w:rPr>
                <w:rFonts w:ascii="Albertus MT" w:hAnsi="Albertus MT" w:cs="Courier New"/>
                <w:color w:val="008080"/>
                <w:sz w:val="16"/>
                <w:szCs w:val="16"/>
                <w:lang w:val="en-US"/>
              </w:rPr>
            </w:pPr>
            <w:r>
              <w:rPr>
                <w:rFonts w:ascii="Albertus MT" w:hAnsi="Albertus MT" w:cs="Courier New"/>
                <w:color w:val="008080"/>
                <w:sz w:val="16"/>
                <w:szCs w:val="16"/>
                <w:lang w:val="en-US"/>
              </w:rPr>
              <w:t>&lt;</w:t>
            </w:r>
            <w:r>
              <w:rPr>
                <w:rFonts w:ascii="Albertus MT" w:hAnsi="Albertus MT" w:cs="Courier New"/>
                <w:color w:val="3F7F7F"/>
                <w:sz w:val="16"/>
                <w:szCs w:val="16"/>
                <w:lang w:val="en-US"/>
              </w:rPr>
              <w:t>uses-permission</w:t>
            </w:r>
            <w:r>
              <w:rPr>
                <w:rFonts w:ascii="Albertus MT" w:hAnsi="Albertus MT" w:cs="Courier New"/>
                <w:sz w:val="16"/>
                <w:szCs w:val="16"/>
                <w:lang w:val="en-US"/>
              </w:rPr>
              <w:t xml:space="preserve"> </w:t>
            </w:r>
            <w:r>
              <w:rPr>
                <w:rFonts w:ascii="Albertus MT" w:hAnsi="Albertus MT" w:cs="Courier New"/>
                <w:color w:val="7F007F"/>
                <w:sz w:val="16"/>
                <w:szCs w:val="16"/>
                <w:lang w:val="en-US"/>
              </w:rPr>
              <w:t>android:name</w:t>
            </w:r>
            <w:r>
              <w:rPr>
                <w:rFonts w:ascii="Albertus MT" w:hAnsi="Albertus MT" w:cs="Courier New"/>
                <w:color w:val="000000"/>
                <w:sz w:val="16"/>
                <w:szCs w:val="16"/>
                <w:lang w:val="en-US"/>
              </w:rPr>
              <w:t>=</w:t>
            </w:r>
            <w:r>
              <w:rPr>
                <w:rFonts w:ascii="Albertus MT" w:hAnsi="Albertus MT" w:cs="Courier New"/>
                <w:i/>
                <w:iCs/>
                <w:color w:val="2A00FF"/>
                <w:sz w:val="16"/>
                <w:szCs w:val="16"/>
                <w:lang w:val="en-US"/>
              </w:rPr>
              <w:t>"android.permission.READ_CALENDAR"</w:t>
            </w:r>
            <w:r>
              <w:rPr>
                <w:rFonts w:ascii="Albertus MT" w:hAnsi="Albertus MT" w:cs="Courier New"/>
                <w:color w:val="008080"/>
                <w:sz w:val="16"/>
                <w:szCs w:val="16"/>
                <w:lang w:val="en-US"/>
              </w:rPr>
              <w:t>&gt;&lt;/</w:t>
            </w:r>
            <w:r>
              <w:rPr>
                <w:rFonts w:ascii="Albertus MT" w:hAnsi="Albertus MT" w:cs="Courier New"/>
                <w:color w:val="3F7F7F"/>
                <w:sz w:val="16"/>
                <w:szCs w:val="16"/>
                <w:lang w:val="en-US"/>
              </w:rPr>
              <w:t>uses-permission</w:t>
            </w:r>
            <w:r>
              <w:rPr>
                <w:rFonts w:ascii="Albertus MT" w:hAnsi="Albertus MT" w:cs="Courier New"/>
                <w:color w:val="008080"/>
                <w:sz w:val="16"/>
                <w:szCs w:val="16"/>
                <w:lang w:val="en-US"/>
              </w:rPr>
              <w:t>&gt;</w:t>
            </w:r>
          </w:p>
        </w:tc>
      </w:tr>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i/>
                <w:color w:val="000000"/>
                <w:sz w:val="20"/>
                <w:szCs w:val="20"/>
                <w:lang w:val="en-US"/>
              </w:rPr>
            </w:pPr>
            <w:r>
              <w:rPr>
                <w:rFonts w:ascii="Courier New" w:hAnsi="Courier New" w:cs="Courier New"/>
                <w:i/>
                <w:color w:val="000000"/>
                <w:sz w:val="20"/>
                <w:szCs w:val="20"/>
                <w:lang w:val="en-US"/>
              </w:rPr>
              <w:t>Write Calendar</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Write calendar events. Needed if MRAID ad makes use of calendar features.</w:t>
            </w:r>
          </w:p>
          <w:p w:rsidR="0068396E" w:rsidRDefault="008134E9">
            <w:pPr>
              <w:spacing w:after="0"/>
              <w:rPr>
                <w:rFonts w:ascii="Albertus MT" w:hAnsi="Albertus MT" w:cs="Courier New"/>
                <w:color w:val="008080"/>
                <w:sz w:val="16"/>
                <w:szCs w:val="16"/>
                <w:lang w:val="en-US"/>
              </w:rPr>
            </w:pPr>
            <w:r>
              <w:rPr>
                <w:rFonts w:ascii="Albertus MT" w:hAnsi="Albertus MT" w:cs="Courier New"/>
                <w:color w:val="008080"/>
                <w:sz w:val="16"/>
                <w:szCs w:val="16"/>
                <w:lang w:val="en-US"/>
              </w:rPr>
              <w:t>&lt;</w:t>
            </w:r>
            <w:r>
              <w:rPr>
                <w:rFonts w:ascii="Albertus MT" w:hAnsi="Albertus MT" w:cs="Courier New"/>
                <w:color w:val="3F7F7F"/>
                <w:sz w:val="16"/>
                <w:szCs w:val="16"/>
                <w:lang w:val="en-US"/>
              </w:rPr>
              <w:t>uses-permission</w:t>
            </w:r>
            <w:r>
              <w:rPr>
                <w:rFonts w:ascii="Albertus MT" w:hAnsi="Albertus MT" w:cs="Courier New"/>
                <w:sz w:val="16"/>
                <w:szCs w:val="16"/>
                <w:lang w:val="en-US"/>
              </w:rPr>
              <w:t xml:space="preserve"> </w:t>
            </w:r>
            <w:r>
              <w:rPr>
                <w:rFonts w:ascii="Albertus MT" w:hAnsi="Albertus MT" w:cs="Courier New"/>
                <w:color w:val="7F007F"/>
                <w:sz w:val="16"/>
                <w:szCs w:val="16"/>
                <w:lang w:val="en-US"/>
              </w:rPr>
              <w:t>android:name</w:t>
            </w:r>
            <w:r>
              <w:rPr>
                <w:rFonts w:ascii="Albertus MT" w:hAnsi="Albertus MT" w:cs="Courier New"/>
                <w:color w:val="000000"/>
                <w:sz w:val="16"/>
                <w:szCs w:val="16"/>
                <w:lang w:val="en-US"/>
              </w:rPr>
              <w:t>=</w:t>
            </w:r>
            <w:r>
              <w:rPr>
                <w:rFonts w:ascii="Albertus MT" w:hAnsi="Albertus MT" w:cs="Courier New"/>
                <w:i/>
                <w:iCs/>
                <w:color w:val="2A00FF"/>
                <w:sz w:val="16"/>
                <w:szCs w:val="16"/>
                <w:lang w:val="en-US"/>
              </w:rPr>
              <w:t>"android.permission.WRITE_CALENDAR"</w:t>
            </w:r>
            <w:r>
              <w:rPr>
                <w:rFonts w:ascii="Albertus MT" w:hAnsi="Albertus MT" w:cs="Courier New"/>
                <w:color w:val="008080"/>
                <w:sz w:val="16"/>
                <w:szCs w:val="16"/>
                <w:lang w:val="en-US"/>
              </w:rPr>
              <w:t>&gt;&lt;/</w:t>
            </w:r>
            <w:r>
              <w:rPr>
                <w:rFonts w:ascii="Albertus MT" w:hAnsi="Albertus MT" w:cs="Courier New"/>
                <w:color w:val="3F7F7F"/>
                <w:sz w:val="16"/>
                <w:szCs w:val="16"/>
                <w:lang w:val="en-US"/>
              </w:rPr>
              <w:t>uses-permission</w:t>
            </w:r>
            <w:r>
              <w:rPr>
                <w:rFonts w:ascii="Albertus MT" w:hAnsi="Albertus MT" w:cs="Courier New"/>
                <w:color w:val="008080"/>
                <w:sz w:val="16"/>
                <w:szCs w:val="16"/>
                <w:lang w:val="en-US"/>
              </w:rPr>
              <w:t>&gt;</w:t>
            </w:r>
          </w:p>
        </w:tc>
      </w:tr>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i/>
                <w:color w:val="000000"/>
                <w:sz w:val="20"/>
                <w:szCs w:val="20"/>
                <w:lang w:val="en-US"/>
              </w:rPr>
            </w:pPr>
            <w:r>
              <w:rPr>
                <w:rFonts w:ascii="Courier New" w:hAnsi="Courier New" w:cs="Courier New"/>
                <w:i/>
                <w:color w:val="000000"/>
                <w:sz w:val="20"/>
                <w:szCs w:val="20"/>
                <w:lang w:val="en-US"/>
              </w:rPr>
              <w:t>Call Phone</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Initiate a phone call. Needed if an ad makes use of the MRAID feature to place a phone call.</w:t>
            </w:r>
          </w:p>
          <w:p w:rsidR="0068396E" w:rsidRDefault="008134E9">
            <w:pPr>
              <w:spacing w:after="0"/>
              <w:rPr>
                <w:rFonts w:ascii="Albertus MT" w:hAnsi="Albertus MT" w:cs="Courier New"/>
                <w:color w:val="008080"/>
                <w:sz w:val="16"/>
                <w:szCs w:val="16"/>
                <w:lang w:val="en-US"/>
              </w:rPr>
            </w:pPr>
            <w:r>
              <w:rPr>
                <w:rFonts w:ascii="Albertus MT" w:hAnsi="Albertus MT" w:cs="Courier New"/>
                <w:color w:val="008080"/>
                <w:sz w:val="16"/>
                <w:szCs w:val="16"/>
                <w:lang w:val="en-US"/>
              </w:rPr>
              <w:t>&lt;</w:t>
            </w:r>
            <w:r>
              <w:rPr>
                <w:rFonts w:ascii="Albertus MT" w:hAnsi="Albertus MT" w:cs="Courier New"/>
                <w:color w:val="3F7F7F"/>
                <w:sz w:val="16"/>
                <w:szCs w:val="16"/>
                <w:lang w:val="en-US"/>
              </w:rPr>
              <w:t>uses-permission</w:t>
            </w:r>
            <w:r>
              <w:rPr>
                <w:rFonts w:ascii="Albertus MT" w:hAnsi="Albertus MT" w:cs="Courier New"/>
                <w:sz w:val="16"/>
                <w:szCs w:val="16"/>
                <w:lang w:val="en-US"/>
              </w:rPr>
              <w:t xml:space="preserve"> </w:t>
            </w:r>
            <w:proofErr w:type="spellStart"/>
            <w:r>
              <w:rPr>
                <w:rFonts w:ascii="Albertus MT" w:hAnsi="Albertus MT" w:cs="Courier New"/>
                <w:color w:val="7F007F"/>
                <w:sz w:val="16"/>
                <w:szCs w:val="16"/>
                <w:lang w:val="en-US"/>
              </w:rPr>
              <w:t>android:name</w:t>
            </w:r>
            <w:proofErr w:type="spellEnd"/>
            <w:r>
              <w:rPr>
                <w:rFonts w:ascii="Albertus MT" w:hAnsi="Albertus MT" w:cs="Courier New"/>
                <w:color w:val="000000"/>
                <w:sz w:val="16"/>
                <w:szCs w:val="16"/>
                <w:lang w:val="en-US"/>
              </w:rPr>
              <w:t>=</w:t>
            </w:r>
            <w:r>
              <w:rPr>
                <w:rFonts w:ascii="Albertus MT" w:hAnsi="Albertus MT" w:cs="Courier New"/>
                <w:i/>
                <w:iCs/>
                <w:color w:val="2A00FF"/>
                <w:sz w:val="16"/>
                <w:szCs w:val="16"/>
                <w:lang w:val="en-US"/>
              </w:rPr>
              <w:t>"</w:t>
            </w:r>
            <w:proofErr w:type="spellStart"/>
            <w:r>
              <w:rPr>
                <w:rFonts w:ascii="Albertus MT" w:hAnsi="Albertus MT" w:cs="Courier New"/>
                <w:i/>
                <w:iCs/>
                <w:color w:val="2A00FF"/>
                <w:sz w:val="16"/>
                <w:szCs w:val="16"/>
                <w:lang w:val="en-US"/>
              </w:rPr>
              <w:t>android.permission.CALL_PHONE</w:t>
            </w:r>
            <w:proofErr w:type="spellEnd"/>
            <w:r>
              <w:rPr>
                <w:rFonts w:ascii="Albertus MT" w:hAnsi="Albertus MT" w:cs="Courier New"/>
                <w:i/>
                <w:iCs/>
                <w:color w:val="2A00FF"/>
                <w:sz w:val="16"/>
                <w:szCs w:val="16"/>
                <w:lang w:val="en-US"/>
              </w:rPr>
              <w:t>"</w:t>
            </w:r>
            <w:r>
              <w:rPr>
                <w:rFonts w:ascii="Albertus MT" w:hAnsi="Albertus MT" w:cs="Courier New"/>
                <w:color w:val="008080"/>
                <w:sz w:val="16"/>
                <w:szCs w:val="16"/>
                <w:lang w:val="en-US"/>
              </w:rPr>
              <w:t>&gt;&lt;/</w:t>
            </w:r>
            <w:r>
              <w:rPr>
                <w:rFonts w:ascii="Albertus MT" w:hAnsi="Albertus MT" w:cs="Courier New"/>
                <w:color w:val="3F7F7F"/>
                <w:sz w:val="16"/>
                <w:szCs w:val="16"/>
                <w:lang w:val="en-US"/>
              </w:rPr>
              <w:t>uses-permission</w:t>
            </w:r>
            <w:r>
              <w:rPr>
                <w:rFonts w:ascii="Albertus MT" w:hAnsi="Albertus MT" w:cs="Courier New"/>
                <w:color w:val="008080"/>
                <w:sz w:val="16"/>
                <w:szCs w:val="16"/>
                <w:lang w:val="en-US"/>
              </w:rPr>
              <w:t>&gt;</w:t>
            </w:r>
          </w:p>
        </w:tc>
      </w:tr>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i/>
                <w:color w:val="000000"/>
                <w:sz w:val="20"/>
                <w:szCs w:val="20"/>
                <w:lang w:val="en-US"/>
              </w:rPr>
            </w:pPr>
            <w:r>
              <w:rPr>
                <w:rFonts w:ascii="Courier New" w:hAnsi="Courier New" w:cs="Courier New"/>
                <w:i/>
                <w:color w:val="000000"/>
                <w:sz w:val="20"/>
                <w:szCs w:val="20"/>
                <w:lang w:val="en-US"/>
              </w:rPr>
              <w:t>Send SMS</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Send an SMS (text) message. Needed if an ad makes use of the MRAID feature to send a text message.</w:t>
            </w:r>
          </w:p>
          <w:p w:rsidR="0068396E" w:rsidRDefault="008134E9">
            <w:pPr>
              <w:spacing w:after="0"/>
              <w:rPr>
                <w:rFonts w:ascii="Albertus MT" w:hAnsi="Albertus MT" w:cs="Courier New"/>
                <w:color w:val="008080"/>
                <w:sz w:val="16"/>
                <w:szCs w:val="16"/>
                <w:lang w:val="en-US"/>
              </w:rPr>
            </w:pPr>
            <w:r>
              <w:rPr>
                <w:rFonts w:ascii="Albertus MT" w:hAnsi="Albertus MT" w:cs="Courier New"/>
                <w:color w:val="008080"/>
                <w:sz w:val="16"/>
                <w:szCs w:val="16"/>
                <w:lang w:val="en-US"/>
              </w:rPr>
              <w:t>&lt;</w:t>
            </w:r>
            <w:r>
              <w:rPr>
                <w:rFonts w:ascii="Albertus MT" w:hAnsi="Albertus MT" w:cs="Courier New"/>
                <w:color w:val="3F7F7F"/>
                <w:sz w:val="16"/>
                <w:szCs w:val="16"/>
                <w:lang w:val="en-US"/>
              </w:rPr>
              <w:t>uses-permission</w:t>
            </w:r>
            <w:r>
              <w:rPr>
                <w:rFonts w:ascii="Albertus MT" w:hAnsi="Albertus MT" w:cs="Courier New"/>
                <w:sz w:val="16"/>
                <w:szCs w:val="16"/>
                <w:lang w:val="en-US"/>
              </w:rPr>
              <w:t xml:space="preserve"> </w:t>
            </w:r>
            <w:proofErr w:type="spellStart"/>
            <w:r>
              <w:rPr>
                <w:rFonts w:ascii="Albertus MT" w:hAnsi="Albertus MT" w:cs="Courier New"/>
                <w:color w:val="7F007F"/>
                <w:sz w:val="16"/>
                <w:szCs w:val="16"/>
                <w:lang w:val="en-US"/>
              </w:rPr>
              <w:t>android:name</w:t>
            </w:r>
            <w:proofErr w:type="spellEnd"/>
            <w:r>
              <w:rPr>
                <w:rFonts w:ascii="Albertus MT" w:hAnsi="Albertus MT" w:cs="Courier New"/>
                <w:color w:val="000000"/>
                <w:sz w:val="16"/>
                <w:szCs w:val="16"/>
                <w:lang w:val="en-US"/>
              </w:rPr>
              <w:t>=</w:t>
            </w:r>
            <w:r>
              <w:rPr>
                <w:rFonts w:ascii="Albertus MT" w:hAnsi="Albertus MT" w:cs="Courier New"/>
                <w:i/>
                <w:iCs/>
                <w:color w:val="2A00FF"/>
                <w:sz w:val="16"/>
                <w:szCs w:val="16"/>
                <w:lang w:val="en-US"/>
              </w:rPr>
              <w:t>"</w:t>
            </w:r>
            <w:proofErr w:type="spellStart"/>
            <w:r>
              <w:rPr>
                <w:rFonts w:ascii="Albertus MT" w:hAnsi="Albertus MT" w:cs="Courier New"/>
                <w:i/>
                <w:iCs/>
                <w:color w:val="2A00FF"/>
                <w:sz w:val="16"/>
                <w:szCs w:val="16"/>
                <w:lang w:val="en-US"/>
              </w:rPr>
              <w:t>android.permission.SEND_SMS</w:t>
            </w:r>
            <w:proofErr w:type="spellEnd"/>
            <w:r>
              <w:rPr>
                <w:rFonts w:ascii="Albertus MT" w:hAnsi="Albertus MT" w:cs="Courier New"/>
                <w:i/>
                <w:iCs/>
                <w:color w:val="2A00FF"/>
                <w:sz w:val="16"/>
                <w:szCs w:val="16"/>
                <w:lang w:val="en-US"/>
              </w:rPr>
              <w:t>"</w:t>
            </w:r>
            <w:r>
              <w:rPr>
                <w:rFonts w:ascii="Albertus MT" w:hAnsi="Albertus MT" w:cs="Courier New"/>
                <w:color w:val="008080"/>
                <w:sz w:val="16"/>
                <w:szCs w:val="16"/>
                <w:lang w:val="en-US"/>
              </w:rPr>
              <w:t>&gt;&lt;/</w:t>
            </w:r>
            <w:r>
              <w:rPr>
                <w:rFonts w:ascii="Albertus MT" w:hAnsi="Albertus MT" w:cs="Courier New"/>
                <w:color w:val="3F7F7F"/>
                <w:sz w:val="16"/>
                <w:szCs w:val="16"/>
                <w:lang w:val="en-US"/>
              </w:rPr>
              <w:t>uses-permission</w:t>
            </w:r>
            <w:r>
              <w:rPr>
                <w:rFonts w:ascii="Albertus MT" w:hAnsi="Albertus MT" w:cs="Courier New"/>
                <w:color w:val="008080"/>
                <w:sz w:val="16"/>
                <w:szCs w:val="16"/>
                <w:lang w:val="en-US"/>
              </w:rPr>
              <w:t>&gt;</w:t>
            </w:r>
          </w:p>
        </w:tc>
      </w:tr>
      <w:tr w:rsidR="0068396E">
        <w:tc>
          <w:tcPr>
            <w:tcW w:w="21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i/>
                <w:color w:val="000000"/>
                <w:sz w:val="20"/>
                <w:szCs w:val="20"/>
                <w:lang w:val="en-US"/>
              </w:rPr>
            </w:pPr>
            <w:r>
              <w:rPr>
                <w:rFonts w:ascii="Courier New" w:hAnsi="Courier New" w:cs="Courier New"/>
                <w:i/>
                <w:color w:val="000000"/>
                <w:sz w:val="20"/>
                <w:szCs w:val="20"/>
                <w:lang w:val="en-US"/>
              </w:rPr>
              <w:t>External Storage</w:t>
            </w:r>
          </w:p>
        </w:tc>
        <w:tc>
          <w:tcPr>
            <w:tcW w:w="73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Access the SD card storage area. Required for debug logs, photo, and file access to support SDK logging and MRAID features.</w:t>
            </w:r>
          </w:p>
          <w:p w:rsidR="0068396E" w:rsidRDefault="008134E9">
            <w:pPr>
              <w:spacing w:after="0"/>
              <w:rPr>
                <w:rFonts w:ascii="Albertus MT" w:hAnsi="Albertus MT" w:cs="Courier New"/>
                <w:color w:val="008080"/>
                <w:sz w:val="16"/>
                <w:szCs w:val="16"/>
                <w:lang w:val="en-US"/>
              </w:rPr>
            </w:pPr>
            <w:r>
              <w:rPr>
                <w:rFonts w:ascii="Albertus MT" w:hAnsi="Albertus MT" w:cs="Courier New"/>
                <w:color w:val="008080"/>
                <w:sz w:val="16"/>
                <w:szCs w:val="16"/>
                <w:lang w:val="en-US"/>
              </w:rPr>
              <w:t>&lt;</w:t>
            </w:r>
            <w:r>
              <w:rPr>
                <w:rFonts w:ascii="Albertus MT" w:hAnsi="Albertus MT" w:cs="Courier New"/>
                <w:color w:val="3F7F7F"/>
                <w:sz w:val="16"/>
                <w:szCs w:val="16"/>
                <w:lang w:val="en-US"/>
              </w:rPr>
              <w:t>uses-permission</w:t>
            </w:r>
            <w:r>
              <w:rPr>
                <w:rFonts w:ascii="Albertus MT" w:hAnsi="Albertus MT" w:cs="Courier New"/>
                <w:sz w:val="16"/>
                <w:szCs w:val="16"/>
                <w:lang w:val="en-US"/>
              </w:rPr>
              <w:t xml:space="preserve"> </w:t>
            </w:r>
            <w:r>
              <w:rPr>
                <w:rFonts w:ascii="Albertus MT" w:hAnsi="Albertus MT" w:cs="Courier New"/>
                <w:color w:val="7F007F"/>
                <w:sz w:val="16"/>
                <w:szCs w:val="16"/>
                <w:lang w:val="en-US"/>
              </w:rPr>
              <w:t>android:name</w:t>
            </w:r>
            <w:r>
              <w:rPr>
                <w:rFonts w:ascii="Albertus MT" w:hAnsi="Albertus MT" w:cs="Courier New"/>
                <w:color w:val="000000"/>
                <w:sz w:val="16"/>
                <w:szCs w:val="16"/>
                <w:lang w:val="en-US"/>
              </w:rPr>
              <w:t>=</w:t>
            </w:r>
            <w:r>
              <w:rPr>
                <w:rFonts w:ascii="Albertus MT" w:hAnsi="Albertus MT" w:cs="Courier New"/>
                <w:i/>
                <w:iCs/>
                <w:color w:val="2A00FF"/>
                <w:sz w:val="16"/>
                <w:szCs w:val="16"/>
                <w:lang w:val="en-US"/>
              </w:rPr>
              <w:t>"android.permission.WRITE_EXTERNAL_STORAGE"</w:t>
            </w:r>
            <w:r>
              <w:rPr>
                <w:rFonts w:ascii="Albertus MT" w:hAnsi="Albertus MT" w:cs="Courier New"/>
                <w:color w:val="008080"/>
                <w:sz w:val="16"/>
                <w:szCs w:val="16"/>
                <w:lang w:val="en-US"/>
              </w:rPr>
              <w:t>&gt;&lt;/</w:t>
            </w:r>
            <w:r>
              <w:rPr>
                <w:rFonts w:ascii="Albertus MT" w:hAnsi="Albertus MT" w:cs="Courier New"/>
                <w:color w:val="3F7F7F"/>
                <w:sz w:val="16"/>
                <w:szCs w:val="16"/>
                <w:lang w:val="en-US"/>
              </w:rPr>
              <w:t>uses-permission</w:t>
            </w:r>
            <w:r>
              <w:rPr>
                <w:rFonts w:ascii="Albertus MT" w:hAnsi="Albertus MT" w:cs="Courier New"/>
                <w:color w:val="008080"/>
                <w:sz w:val="16"/>
                <w:szCs w:val="16"/>
                <w:lang w:val="en-US"/>
              </w:rPr>
              <w:t>&gt;</w:t>
            </w:r>
          </w:p>
        </w:tc>
      </w:tr>
    </w:tbl>
    <w:p w:rsidR="0068396E" w:rsidRDefault="0068396E">
      <w:pPr>
        <w:spacing w:after="0" w:line="240" w:lineRule="auto"/>
        <w:rPr>
          <w:rFonts w:ascii="Courier New" w:hAnsi="Courier New" w:cs="Courier New"/>
          <w:color w:val="008080"/>
          <w:sz w:val="20"/>
          <w:szCs w:val="20"/>
          <w:lang w:val="en-US"/>
        </w:rPr>
      </w:pPr>
    </w:p>
    <w:p w:rsidR="0068396E" w:rsidRDefault="0068396E">
      <w:pPr>
        <w:spacing w:after="0" w:line="240" w:lineRule="auto"/>
        <w:rPr>
          <w:rFonts w:ascii="Courier New" w:hAnsi="Courier New" w:cs="Courier New"/>
          <w:color w:val="008080"/>
          <w:sz w:val="20"/>
          <w:szCs w:val="20"/>
          <w:lang w:val="en-US"/>
        </w:rPr>
      </w:pPr>
    </w:p>
    <w:p w:rsidR="0068396E" w:rsidRDefault="0068396E">
      <w:pPr>
        <w:spacing w:after="0" w:line="240" w:lineRule="auto"/>
        <w:rPr>
          <w:color w:val="000000"/>
          <w:lang w:val="en-US"/>
        </w:rPr>
      </w:pPr>
    </w:p>
    <w:p w:rsidR="0068396E" w:rsidRDefault="0068396E">
      <w:pPr>
        <w:rPr>
          <w:b/>
          <w:bCs/>
          <w:color w:val="4F81BD"/>
          <w:sz w:val="26"/>
          <w:szCs w:val="26"/>
          <w:lang w:val="en-US"/>
        </w:rPr>
      </w:pPr>
    </w:p>
    <w:p w:rsidR="0068396E" w:rsidRDefault="008134E9">
      <w:pPr>
        <w:pStyle w:val="Heading2"/>
        <w:pageBreakBefore/>
        <w:rPr>
          <w:rFonts w:ascii="Calibri" w:hAnsi="Calibri"/>
          <w:lang w:val="en-US"/>
        </w:rPr>
      </w:pPr>
      <w:bookmarkStart w:id="8" w:name="_Toc276729692"/>
      <w:r>
        <w:rPr>
          <w:rFonts w:ascii="Calibri" w:hAnsi="Calibri"/>
          <w:lang w:val="en-US"/>
        </w:rPr>
        <w:t>Section 2 - Getting Started with Development</w:t>
      </w:r>
      <w:bookmarkEnd w:id="8"/>
    </w:p>
    <w:p w:rsidR="0068396E" w:rsidRDefault="008134E9">
      <w:pPr>
        <w:pStyle w:val="Heading2"/>
        <w:numPr>
          <w:ilvl w:val="0"/>
          <w:numId w:val="7"/>
        </w:numPr>
      </w:pPr>
      <w:bookmarkStart w:id="9" w:name="_Toc328415147"/>
      <w:bookmarkStart w:id="10" w:name="_Toc276729693"/>
      <w:bookmarkEnd w:id="9"/>
      <w:r>
        <w:t>User Interface / Layout (Design)</w:t>
      </w:r>
      <w:bookmarkEnd w:id="10"/>
    </w:p>
    <w:p w:rsidR="0068396E" w:rsidRDefault="008134E9">
      <w:r>
        <w:t xml:space="preserve">The first step is deciding where you want to incorporate ads in your application. There are two basic ad types to consider: </w:t>
      </w:r>
    </w:p>
    <w:p w:rsidR="0068396E" w:rsidRDefault="008134E9">
      <w:pPr>
        <w:pStyle w:val="ListParagraph"/>
        <w:numPr>
          <w:ilvl w:val="0"/>
          <w:numId w:val="9"/>
        </w:numPr>
      </w:pPr>
      <w:r>
        <w:t>Banner ads, which are typically intermingled with ad content; banner ads usually span the screen width but occupy only a small part of the horizontal space.</w:t>
      </w:r>
    </w:p>
    <w:p w:rsidR="0068396E" w:rsidRDefault="008134E9">
      <w:pPr>
        <w:pStyle w:val="ListParagraph"/>
        <w:numPr>
          <w:ilvl w:val="0"/>
          <w:numId w:val="9"/>
        </w:numPr>
      </w:pPr>
      <w:r>
        <w:t>Interstitial ads, which are full screen ads frequently displayed when the app is launched, or when transitioning between screens or functions in the application.</w:t>
      </w:r>
    </w:p>
    <w:p w:rsidR="0068396E" w:rsidRDefault="008134E9">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68396E" w:rsidRDefault="00EA728F">
      <w:pPr>
        <w:keepNext/>
      </w:pPr>
      <w:r>
        <w:rPr>
          <w:noProof/>
          <w:lang w:val="en-US"/>
        </w:rPr>
        <mc:AlternateContent>
          <mc:Choice Requires="wps">
            <w:drawing>
              <wp:anchor distT="0" distB="0" distL="114300" distR="114300" simplePos="0" relativeHeight="251657728" behindDoc="0" locked="0" layoutInCell="1" allowOverlap="1" wp14:anchorId="56C782FD" wp14:editId="1F4778E8">
                <wp:simplePos x="0" y="0"/>
                <wp:positionH relativeFrom="column">
                  <wp:posOffset>3201035</wp:posOffset>
                </wp:positionH>
                <wp:positionV relativeFrom="paragraph">
                  <wp:posOffset>4732020</wp:posOffset>
                </wp:positionV>
                <wp:extent cx="2740025" cy="133350"/>
                <wp:effectExtent l="635" t="0" r="2540" b="1905"/>
                <wp:wrapSquare wrapText="bothSides"/>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13335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2744FF" w:rsidRDefault="002744FF">
                            <w:pPr>
                              <w:pStyle w:val="Caption"/>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52.05pt;margin-top:372.6pt;width:215.75pt;height: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" stroked="f" strokeweight="0">
                <v:textbox inset="0,0,0,0">
                  <w:txbxContent>
                    <w:p w:rsidR="002744FF" w:rsidRDefault="002744FF">
                      <w:pPr>
                        <w:pStyle w:val="Caption"/>
                      </w:pPr>
                    </w:p>
                  </w:txbxContent>
                </v:textbox>
                <w10:wrap type="square"/>
              </v:rect>
            </w:pict>
          </mc:Fallback>
        </mc:AlternateContent>
      </w:r>
    </w:p>
    <w:tbl>
      <w:tblPr>
        <w:tblW w:w="0" w:type="auto"/>
        <w:tblBorders>
          <w:top w:val="nil"/>
          <w:left w:val="nil"/>
          <w:bottom w:val="nil"/>
          <w:right w:val="nil"/>
          <w:insideH w:val="nil"/>
          <w:insideV w:val="nil"/>
        </w:tblBorders>
        <w:tblLook w:val="04A0" w:firstRow="1" w:lastRow="0" w:firstColumn="1" w:lastColumn="0" w:noHBand="0" w:noVBand="1"/>
      </w:tblPr>
      <w:tblGrid>
        <w:gridCol w:w="9571"/>
      </w:tblGrid>
      <w:tr w:rsidR="0068396E">
        <w:tc>
          <w:tcPr>
            <w:tcW w:w="9576" w:type="dxa"/>
            <w:tcBorders>
              <w:top w:val="nil"/>
              <w:left w:val="nil"/>
              <w:bottom w:val="nil"/>
              <w:right w:val="nil"/>
            </w:tcBorders>
            <w:shd w:val="clear" w:color="auto" w:fill="auto"/>
          </w:tcPr>
          <w:p w:rsidR="0068396E" w:rsidRDefault="008134E9">
            <w:pPr>
              <w:spacing w:after="0"/>
            </w:pPr>
            <w:r>
              <w:rPr>
                <w:noProof/>
                <w:lang w:val="en-US"/>
              </w:rPr>
              <w:drawing>
                <wp:anchor distT="0" distB="0" distL="114300" distR="0" simplePos="0" relativeHeight="251655680" behindDoc="0" locked="0" layoutInCell="1" allowOverlap="1" wp14:anchorId="3EF90D8F" wp14:editId="738A0522">
                  <wp:simplePos x="0" y="0"/>
                  <wp:positionH relativeFrom="margin">
                    <wp:align>right</wp:align>
                  </wp:positionH>
                  <wp:positionV relativeFrom="margin">
                    <wp:posOffset>-3810</wp:posOffset>
                  </wp:positionV>
                  <wp:extent cx="2470150" cy="4189730"/>
                  <wp:effectExtent l="0" t="0" r="0" b="0"/>
                  <wp:wrapSquare wrapText="bothSides"/>
                  <wp:docPr id="6" name="Picture"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V-Top-Banner.png"/>
                          <pic:cNvPicPr>
                            <a:picLocks noChangeAspect="1" noChangeArrowheads="1"/>
                          </pic:cNvPicPr>
                        </pic:nvPicPr>
                        <pic:blipFill>
                          <a:blip r:embed="rId16"/>
                          <a:stretch>
                            <a:fillRect/>
                          </a:stretch>
                        </pic:blipFill>
                        <pic:spPr bwMode="auto">
                          <a:xfrm>
                            <a:off x="0" y="0"/>
                            <a:ext cx="2470150" cy="4189730"/>
                          </a:xfrm>
                          <a:prstGeom prst="rect">
                            <a:avLst/>
                          </a:prstGeom>
                          <a:noFill/>
                          <a:ln w="9525">
                            <a:noFill/>
                            <a:miter lim="800000"/>
                            <a:headEnd/>
                            <a:tailEnd/>
                          </a:ln>
                        </pic:spPr>
                      </pic:pic>
                    </a:graphicData>
                  </a:graphic>
                </wp:anchor>
              </w:drawing>
            </w:r>
          </w:p>
          <w:p w:rsidR="0068396E" w:rsidRDefault="0068396E">
            <w:pPr>
              <w:spacing w:after="0"/>
            </w:pPr>
          </w:p>
          <w:p w:rsidR="0068396E" w:rsidRDefault="008134E9">
            <w:pPr>
              <w:spacing w:after="0"/>
            </w:pPr>
            <w:r>
              <w:rPr>
                <w:noProof/>
                <w:lang w:val="en-US"/>
              </w:rPr>
              <w:drawing>
                <wp:anchor distT="0" distB="0" distL="0" distR="114300" simplePos="0" relativeHeight="251656704" behindDoc="0" locked="0" layoutInCell="1" allowOverlap="1" wp14:anchorId="10F3CF8F" wp14:editId="746E4B22">
                  <wp:simplePos x="0" y="0"/>
                  <wp:positionH relativeFrom="margin">
                    <wp:align>left</wp:align>
                  </wp:positionH>
                  <wp:positionV relativeFrom="margin">
                    <wp:posOffset>-178435</wp:posOffset>
                  </wp:positionV>
                  <wp:extent cx="2470150" cy="4166235"/>
                  <wp:effectExtent l="0" t="0" r="0" b="0"/>
                  <wp:wrapSquare wrapText="bothSides"/>
                  <wp:docPr id="7" name="Picture"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FV-No-Ad.png"/>
                          <pic:cNvPicPr>
                            <a:picLocks noChangeAspect="1" noChangeArrowheads="1"/>
                          </pic:cNvPicPr>
                        </pic:nvPicPr>
                        <pic:blipFill>
                          <a:blip r:embed="rId17"/>
                          <a:stretch>
                            <a:fillRect/>
                          </a:stretch>
                        </pic:blipFill>
                        <pic:spPr bwMode="auto">
                          <a:xfrm>
                            <a:off x="0" y="0"/>
                            <a:ext cx="2470150" cy="4166235"/>
                          </a:xfrm>
                          <a:prstGeom prst="rect">
                            <a:avLst/>
                          </a:prstGeom>
                          <a:noFill/>
                          <a:ln w="9525">
                            <a:noFill/>
                            <a:miter lim="800000"/>
                            <a:headEnd/>
                            <a:tailEnd/>
                          </a:ln>
                        </pic:spPr>
                      </pic:pic>
                    </a:graphicData>
                  </a:graphic>
                </wp:anchor>
              </w:drawing>
            </w:r>
          </w:p>
        </w:tc>
      </w:tr>
    </w:tbl>
    <w:p w:rsidR="0068396E" w:rsidRDefault="00EA728F">
      <w:r>
        <w:rPr>
          <w:noProof/>
          <w:lang w:val="en-US"/>
        </w:rPr>
        <mc:AlternateContent>
          <mc:Choice Requires="wps">
            <w:drawing>
              <wp:anchor distT="0" distB="0" distL="114300" distR="114300" simplePos="0" relativeHeight="251658752" behindDoc="0" locked="0" layoutInCell="1" allowOverlap="1" wp14:anchorId="46453B4E" wp14:editId="698A539E">
                <wp:simplePos x="0" y="0"/>
                <wp:positionH relativeFrom="column">
                  <wp:posOffset>3554095</wp:posOffset>
                </wp:positionH>
                <wp:positionV relativeFrom="paragraph">
                  <wp:posOffset>59055</wp:posOffset>
                </wp:positionV>
                <wp:extent cx="2743200" cy="266700"/>
                <wp:effectExtent l="1270" t="1905" r="0" b="0"/>
                <wp:wrapSquare wrapText="bothSides"/>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6670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2744FF" w:rsidRDefault="002744FF">
                            <w:pPr>
                              <w:pStyle w:val="Caption"/>
                            </w:pPr>
                            <w:r>
                              <w:t>Figure 2.2 - UI with Top Banner 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margin-left:279.85pt;margin-top:4.65pt;width:3in;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" stroked="f" strokeweight="0">
                <v:textbox inset="0,0,0,0">
                  <w:txbxContent>
                    <w:p w:rsidR="002744FF" w:rsidRDefault="002744FF">
                      <w:pPr>
                        <w:pStyle w:val="Caption"/>
                      </w:pPr>
                      <w:r>
                        <w:t>Figure 2.2 - UI with Top Banner Ad</w:t>
                      </w:r>
                    </w:p>
                  </w:txbxContent>
                </v:textbox>
                <w10:wrap type="square"/>
              </v:rect>
            </w:pict>
          </mc:Fallback>
        </mc:AlternateContent>
      </w:r>
      <w:r>
        <w:rPr>
          <w:noProof/>
          <w:lang w:val="en-US"/>
        </w:rPr>
        <mc:AlternateContent>
          <mc:Choice Requires="wps">
            <w:drawing>
              <wp:anchor distT="0" distB="0" distL="114300" distR="114300" simplePos="0" relativeHeight="251659776" behindDoc="0" locked="0" layoutInCell="1" allowOverlap="1" wp14:anchorId="69010529" wp14:editId="43A63F89">
                <wp:simplePos x="0" y="0"/>
                <wp:positionH relativeFrom="column">
                  <wp:posOffset>71120</wp:posOffset>
                </wp:positionH>
                <wp:positionV relativeFrom="paragraph">
                  <wp:posOffset>19050</wp:posOffset>
                </wp:positionV>
                <wp:extent cx="2651760" cy="266700"/>
                <wp:effectExtent l="4445" t="0" r="1270" b="0"/>
                <wp:wrapSquare wrapText="bothSides"/>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1760" cy="26670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2744FF" w:rsidRDefault="002744FF">
                            <w:pPr>
                              <w:pStyle w:val="Caption"/>
                            </w:pPr>
                            <w:r>
                              <w:t>Figure 2.1 - Original UI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margin-left:5.6pt;margin-top:1.5pt;width:208.8pt;height: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" stroked="f" strokeweight="0">
                <v:textbox inset="0,0,0,0">
                  <w:txbxContent>
                    <w:p w:rsidR="002744FF" w:rsidRDefault="002744FF">
                      <w:pPr>
                        <w:pStyle w:val="Caption"/>
                      </w:pPr>
                      <w:r>
                        <w:t>Figure 2.1 - Original UI</w:t>
                      </w:r>
                    </w:p>
                  </w:txbxContent>
                </v:textbox>
                <w10:wrap type="square"/>
              </v:rect>
            </w:pict>
          </mc:Fallback>
        </mc:AlternateContent>
      </w:r>
    </w:p>
    <w:p w:rsidR="0068396E" w:rsidRDefault="008134E9">
      <w:pPr>
        <w:pStyle w:val="Heading2"/>
        <w:numPr>
          <w:ilvl w:val="0"/>
          <w:numId w:val="7"/>
        </w:numPr>
      </w:pPr>
      <w:bookmarkStart w:id="11" w:name="_Toc328415148"/>
      <w:bookmarkStart w:id="12" w:name="_Toc276729694"/>
      <w:bookmarkEnd w:id="11"/>
      <w:r>
        <w:t>Creating a Banner Ad View</w:t>
      </w:r>
      <w:bookmarkEnd w:id="12"/>
    </w:p>
    <w:p w:rsidR="0068396E" w:rsidRDefault="008134E9">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68396E" w:rsidRDefault="008134E9">
      <w:r>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Pr>
          <w:lang w:val="en-US"/>
        </w:rPr>
        <w:t>standard Android views</w:t>
      </w:r>
      <w:r>
        <w:t xml:space="preserve">, the full set of </w:t>
      </w:r>
      <w:r>
        <w:rPr>
          <w:lang w:val="en-US"/>
        </w:rPr>
        <w:t>view</w:t>
      </w:r>
      <w:r>
        <w:t xml:space="preserve"> properties are also available for use by the developer as needed.</w:t>
      </w:r>
    </w:p>
    <w:p w:rsidR="0068396E" w:rsidRDefault="008134E9">
      <w:pPr>
        <w:pStyle w:val="Heading3"/>
      </w:pPr>
      <w:bookmarkStart w:id="13" w:name="_Toc328415149"/>
      <w:bookmarkStart w:id="14" w:name="_Toc276729695"/>
      <w:proofErr w:type="gramStart"/>
      <w:r>
        <w:rPr>
          <w:lang w:val="en-US"/>
        </w:rPr>
        <w:t>2</w:t>
      </w:r>
      <w:bookmarkEnd w:id="13"/>
      <w:r>
        <w:t>.1  Layout</w:t>
      </w:r>
      <w:proofErr w:type="gramEnd"/>
      <w:r>
        <w:t xml:space="preserve"> Based Ad View Creation</w:t>
      </w:r>
      <w:bookmarkEnd w:id="14"/>
    </w:p>
    <w:p w:rsidR="0068396E" w:rsidRDefault="008134E9">
      <w:r>
        <w:t xml:space="preserve">Open the layout XML file for your activity and insert the </w:t>
      </w:r>
      <w:r>
        <w:rPr>
          <w:rFonts w:ascii="Arial Rounded MT Bold" w:hAnsi="Arial Rounded MT Bold"/>
        </w:rPr>
        <w:t>com.MASTAdView.MASTAdView</w:t>
      </w:r>
      <w:r>
        <w:t xml:space="preserve"> component into the XML view. An example of how this might look is as follows:</w:t>
      </w:r>
    </w:p>
    <w:p w:rsidR="0068396E" w:rsidRDefault="0068396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68396E">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68396E" w:rsidRDefault="008134E9">
            <w:pPr>
              <w:pageBreakBefore/>
              <w:spacing w:after="0"/>
              <w:rPr>
                <w:rFonts w:ascii="Lucida Console" w:hAnsi="Lucida Console" w:cs="Courier New"/>
                <w:color w:val="000000"/>
                <w:sz w:val="20"/>
                <w:szCs w:val="20"/>
              </w:rPr>
            </w:pPr>
            <w:r>
              <w:rPr>
                <w:rFonts w:ascii="Lucida Console" w:hAnsi="Lucida Console" w:cs="Courier New"/>
                <w:color w:val="000000"/>
                <w:sz w:val="20"/>
                <w:szCs w:val="20"/>
              </w:rPr>
              <w:t>&lt;! -- Main layout manager for this activity -- &gt;</w:t>
            </w:r>
          </w:p>
          <w:p w:rsidR="0068396E" w:rsidRDefault="008134E9">
            <w:pPr>
              <w:spacing w:after="0"/>
              <w:rPr>
                <w:rFonts w:ascii="Lucida Console" w:hAnsi="Lucida Console" w:cs="Courier New"/>
                <w:i/>
                <w:iCs/>
                <w:color w:val="000000"/>
                <w:sz w:val="20"/>
                <w:szCs w:val="20"/>
              </w:rPr>
            </w:pPr>
            <w:r>
              <w:rPr>
                <w:rFonts w:ascii="Lucida Console" w:hAnsi="Lucida Console" w:cs="Courier New"/>
                <w:color w:val="000000"/>
                <w:sz w:val="20"/>
                <w:szCs w:val="20"/>
              </w:rPr>
              <w:t>&lt;LinearLayout xmlns:android=</w:t>
            </w:r>
            <w:r>
              <w:rPr>
                <w:rFonts w:ascii="Lucida Console" w:hAnsi="Lucida Console" w:cs="Courier New"/>
                <w:i/>
                <w:iCs/>
                <w:color w:val="000000"/>
                <w:sz w:val="20"/>
                <w:szCs w:val="20"/>
              </w:rPr>
              <w:t>"http://schemas.android.com/apk/res/android"</w:t>
            </w:r>
          </w:p>
          <w:p w:rsidR="0068396E" w:rsidRDefault="008134E9">
            <w:pPr>
              <w:spacing w:after="0"/>
              <w:rPr>
                <w:rFonts w:ascii="Lucida Console" w:hAnsi="Lucida Console" w:cs="Courier New"/>
                <w:i/>
                <w:iCs/>
                <w:color w:val="000000"/>
                <w:sz w:val="20"/>
                <w:szCs w:val="20"/>
              </w:rPr>
            </w:pPr>
            <w:r>
              <w:rPr>
                <w:rFonts w:ascii="Lucida Console" w:hAnsi="Lucida Console" w:cs="Courier New"/>
                <w:color w:val="000000"/>
                <w:sz w:val="20"/>
                <w:szCs w:val="20"/>
              </w:rPr>
              <w:t xml:space="preserve">         android:id=</w:t>
            </w:r>
            <w:r>
              <w:rPr>
                <w:rFonts w:ascii="Lucida Console" w:hAnsi="Lucida Console" w:cs="Courier New"/>
                <w:i/>
                <w:iCs/>
                <w:color w:val="000000"/>
                <w:sz w:val="20"/>
                <w:szCs w:val="20"/>
              </w:rPr>
              <w:t>"@+id/mainManager"</w:t>
            </w:r>
          </w:p>
          <w:p w:rsidR="0068396E" w:rsidRDefault="008134E9">
            <w:pPr>
              <w:spacing w:after="0"/>
              <w:rPr>
                <w:rFonts w:ascii="Lucida Console" w:hAnsi="Lucida Console" w:cs="Courier New"/>
                <w:i/>
                <w:iCs/>
                <w:color w:val="000000"/>
                <w:sz w:val="20"/>
                <w:szCs w:val="20"/>
              </w:rPr>
            </w:pPr>
            <w:r>
              <w:rPr>
                <w:rFonts w:ascii="Lucida Console" w:hAnsi="Lucida Console" w:cs="Courier New"/>
                <w:color w:val="000000"/>
                <w:sz w:val="20"/>
                <w:szCs w:val="20"/>
              </w:rPr>
              <w:t xml:space="preserve">         android:layout_width=</w:t>
            </w:r>
            <w:r>
              <w:rPr>
                <w:rFonts w:ascii="Lucida Console" w:hAnsi="Lucida Console" w:cs="Courier New"/>
                <w:i/>
                <w:iCs/>
                <w:color w:val="000000"/>
                <w:sz w:val="20"/>
                <w:szCs w:val="20"/>
              </w:rPr>
              <w:t>"fill_parent"</w:t>
            </w:r>
          </w:p>
          <w:p w:rsidR="0068396E" w:rsidRDefault="008134E9">
            <w:pPr>
              <w:spacing w:after="0"/>
              <w:rPr>
                <w:rFonts w:ascii="Lucida Console" w:hAnsi="Lucida Console" w:cs="Courier New"/>
                <w:i/>
                <w:iCs/>
                <w:color w:val="000000"/>
                <w:sz w:val="20"/>
                <w:szCs w:val="20"/>
              </w:rPr>
            </w:pPr>
            <w:r>
              <w:rPr>
                <w:rFonts w:ascii="Lucida Console" w:hAnsi="Lucida Console" w:cs="Courier New"/>
                <w:color w:val="000000"/>
                <w:sz w:val="20"/>
                <w:szCs w:val="20"/>
              </w:rPr>
              <w:t xml:space="preserve">         android:layout_height=</w:t>
            </w:r>
            <w:r>
              <w:rPr>
                <w:rFonts w:ascii="Lucida Console" w:hAnsi="Lucida Console" w:cs="Courier New"/>
                <w:i/>
                <w:iCs/>
                <w:color w:val="000000"/>
                <w:sz w:val="20"/>
                <w:szCs w:val="20"/>
              </w:rPr>
              <w:t>"fill_parent"</w:t>
            </w:r>
          </w:p>
          <w:p w:rsidR="0068396E" w:rsidRDefault="008134E9">
            <w:pPr>
              <w:spacing w:after="0"/>
              <w:rPr>
                <w:rFonts w:ascii="Lucida Console" w:hAnsi="Lucida Console" w:cs="Courier New"/>
                <w:i/>
                <w:iCs/>
                <w:color w:val="000000"/>
                <w:sz w:val="20"/>
                <w:szCs w:val="20"/>
              </w:rPr>
            </w:pPr>
            <w:r>
              <w:rPr>
                <w:rFonts w:ascii="Lucida Console" w:hAnsi="Lucida Console" w:cs="Courier New"/>
                <w:color w:val="000000"/>
                <w:sz w:val="20"/>
                <w:szCs w:val="20"/>
              </w:rPr>
              <w:t xml:space="preserve">         android:orientation=</w:t>
            </w:r>
            <w:r>
              <w:rPr>
                <w:rFonts w:ascii="Lucida Console" w:hAnsi="Lucida Console" w:cs="Courier New"/>
                <w:i/>
                <w:iCs/>
                <w:color w:val="000000"/>
                <w:sz w:val="20"/>
                <w:szCs w:val="20"/>
              </w:rPr>
              <w:t>"vertical"</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xml:space="preserve">         android:background=</w:t>
            </w:r>
            <w:r>
              <w:rPr>
                <w:rFonts w:ascii="Lucida Console" w:hAnsi="Lucida Console" w:cs="Courier New"/>
                <w:i/>
                <w:iCs/>
                <w:color w:val="000000"/>
                <w:sz w:val="20"/>
                <w:szCs w:val="20"/>
              </w:rPr>
              <w:t>"#000000"</w:t>
            </w:r>
            <w:r>
              <w:rPr>
                <w:rFonts w:ascii="Lucida Console" w:hAnsi="Lucida Console" w:cs="Courier New"/>
                <w:color w:val="000000"/>
                <w:sz w:val="20"/>
                <w:szCs w:val="20"/>
              </w:rPr>
              <w:t>&gt;</w:t>
            </w:r>
          </w:p>
          <w:p w:rsidR="0068396E" w:rsidRDefault="0068396E">
            <w:pPr>
              <w:spacing w:after="0"/>
              <w:rPr>
                <w:rFonts w:ascii="Lucida Console" w:hAnsi="Lucida Console" w:cs="Courier New"/>
                <w:color w:val="000000"/>
                <w:sz w:val="20"/>
                <w:szCs w:val="20"/>
              </w:rPr>
            </w:pP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xml:space="preserve">    &lt;! -- Ad view component -- &gt;</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xml:space="preserve">    &lt;com.moceanmobile.mast.MASTAdView</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xml:space="preserve">            xmlns:android=</w:t>
            </w:r>
            <w:r>
              <w:rPr>
                <w:rFonts w:ascii="Lucida Console" w:hAnsi="Lucida Console" w:cs="Courier New"/>
                <w:i/>
                <w:iCs/>
                <w:color w:val="000000"/>
                <w:sz w:val="20"/>
                <w:szCs w:val="20"/>
              </w:rPr>
              <w:t>"http://schemas.android.com/apk/res/android"</w:t>
            </w:r>
            <w:r>
              <w:rPr>
                <w:rFonts w:ascii="Lucida Console" w:hAnsi="Lucida Console" w:cs="Courier New"/>
                <w:color w:val="000000"/>
                <w:sz w:val="20"/>
                <w:szCs w:val="20"/>
              </w:rPr>
              <w:t xml:space="preserve">   </w:t>
            </w:r>
          </w:p>
          <w:p w:rsidR="0068396E" w:rsidRDefault="008134E9">
            <w:pPr>
              <w:spacing w:after="0"/>
              <w:rPr>
                <w:rFonts w:ascii="Lucida Console" w:hAnsi="Lucida Console" w:cs="Courier New"/>
                <w:i/>
                <w:iCs/>
                <w:color w:val="000000"/>
                <w:sz w:val="20"/>
                <w:szCs w:val="20"/>
              </w:rPr>
            </w:pPr>
            <w:r>
              <w:rPr>
                <w:rFonts w:ascii="Lucida Console" w:hAnsi="Lucida Console" w:cs="Courier New"/>
                <w:color w:val="000000"/>
                <w:sz w:val="20"/>
                <w:szCs w:val="20"/>
              </w:rPr>
              <w:t xml:space="preserve">            android:id=</w:t>
            </w:r>
            <w:r>
              <w:rPr>
                <w:rFonts w:ascii="Lucida Console" w:hAnsi="Lucida Console" w:cs="Courier New"/>
                <w:i/>
                <w:iCs/>
                <w:color w:val="000000"/>
                <w:sz w:val="20"/>
                <w:szCs w:val="20"/>
              </w:rPr>
              <w:t>"@+id/mainTopAdView"</w:t>
            </w:r>
          </w:p>
          <w:p w:rsidR="0068396E" w:rsidRDefault="008134E9">
            <w:pPr>
              <w:spacing w:after="0"/>
              <w:rPr>
                <w:rFonts w:ascii="Lucida Console" w:hAnsi="Lucida Console" w:cs="Courier New"/>
                <w:i/>
                <w:iCs/>
                <w:color w:val="000000"/>
                <w:sz w:val="20"/>
                <w:szCs w:val="20"/>
              </w:rPr>
            </w:pPr>
            <w:r>
              <w:rPr>
                <w:rFonts w:ascii="Lucida Console" w:hAnsi="Lucida Console" w:cs="Courier New"/>
                <w:color w:val="000000"/>
                <w:sz w:val="20"/>
                <w:szCs w:val="20"/>
              </w:rPr>
              <w:t xml:space="preserve">            android:layout_width=</w:t>
            </w:r>
            <w:r>
              <w:rPr>
                <w:rFonts w:ascii="Lucida Console" w:hAnsi="Lucida Console" w:cs="Courier New"/>
                <w:i/>
                <w:iCs/>
                <w:color w:val="000000"/>
                <w:sz w:val="20"/>
                <w:szCs w:val="20"/>
              </w:rPr>
              <w:t>"fill_parent"</w:t>
            </w:r>
          </w:p>
          <w:p w:rsidR="0068396E" w:rsidRDefault="008134E9">
            <w:pPr>
              <w:spacing w:after="0"/>
              <w:rPr>
                <w:rFonts w:ascii="Lucida Console" w:hAnsi="Lucida Console" w:cs="Courier New"/>
                <w:i/>
                <w:iCs/>
                <w:color w:val="000000"/>
                <w:sz w:val="20"/>
                <w:szCs w:val="20"/>
              </w:rPr>
            </w:pPr>
            <w:r>
              <w:rPr>
                <w:rFonts w:ascii="Lucida Console" w:hAnsi="Lucida Console" w:cs="Courier New"/>
                <w:color w:val="000000"/>
                <w:sz w:val="20"/>
                <w:szCs w:val="20"/>
              </w:rPr>
              <w:t xml:space="preserve">            android:layout_height=</w:t>
            </w:r>
            <w:r>
              <w:rPr>
                <w:rFonts w:ascii="Lucida Console" w:hAnsi="Lucida Console" w:cs="Courier New"/>
                <w:i/>
                <w:iCs/>
                <w:color w:val="000000"/>
                <w:sz w:val="20"/>
                <w:szCs w:val="20"/>
              </w:rPr>
              <w:t>"100px"</w:t>
            </w:r>
          </w:p>
          <w:p w:rsidR="0068396E" w:rsidRDefault="008134E9">
            <w:pPr>
              <w:spacing w:after="0"/>
              <w:rPr>
                <w:rFonts w:ascii="Lucida Console" w:hAnsi="Lucida Console" w:cs="Courier New"/>
                <w:i/>
                <w:iCs/>
                <w:color w:val="000000"/>
                <w:sz w:val="20"/>
                <w:szCs w:val="20"/>
              </w:rPr>
            </w:pPr>
            <w:r>
              <w:rPr>
                <w:rFonts w:ascii="Lucida Console" w:hAnsi="Lucida Console" w:cs="Courier New"/>
                <w:color w:val="000000"/>
                <w:sz w:val="20"/>
                <w:szCs w:val="20"/>
              </w:rPr>
              <w:t xml:space="preserve">            android:layout_gravity=</w:t>
            </w:r>
            <w:r>
              <w:rPr>
                <w:rFonts w:ascii="Lucida Console" w:hAnsi="Lucida Console" w:cs="Courier New"/>
                <w:i/>
                <w:iCs/>
                <w:color w:val="000000"/>
                <w:sz w:val="20"/>
                <w:szCs w:val="20"/>
              </w:rPr>
              <w:t>"center_horizontal"</w:t>
            </w:r>
          </w:p>
          <w:p w:rsidR="0068396E" w:rsidRDefault="008134E9">
            <w:pPr>
              <w:spacing w:after="0"/>
              <w:rPr>
                <w:rFonts w:ascii="Lucida Console" w:hAnsi="Lucida Console" w:cs="Courier New"/>
                <w:i/>
                <w:iCs/>
                <w:color w:val="000000"/>
                <w:sz w:val="20"/>
                <w:szCs w:val="20"/>
                <w:lang w:val="en-US"/>
              </w:rPr>
            </w:pPr>
            <w:r>
              <w:rPr>
                <w:rFonts w:ascii="Lucida Console" w:hAnsi="Lucida Console" w:cs="Courier New"/>
                <w:color w:val="000000"/>
                <w:sz w:val="20"/>
                <w:szCs w:val="20"/>
              </w:rPr>
              <w:t xml:space="preserve">            zone=</w:t>
            </w:r>
            <w:r>
              <w:rPr>
                <w:rFonts w:ascii="Lucida Console" w:hAnsi="Lucida Console" w:cs="Courier New"/>
                <w:i/>
                <w:iCs/>
                <w:color w:val="000000"/>
                <w:sz w:val="20"/>
                <w:szCs w:val="20"/>
              </w:rPr>
              <w:t>"22222"</w:t>
            </w:r>
            <w:r>
              <w:rPr>
                <w:rFonts w:ascii="Lucida Console" w:hAnsi="Lucida Console" w:cs="Courier New"/>
                <w:i/>
                <w:iCs/>
                <w:color w:val="000000"/>
                <w:sz w:val="20"/>
                <w:szCs w:val="20"/>
                <w:lang w:val="en-US"/>
              </w:rPr>
              <w:t xml:space="preserve">  (</w:t>
            </w:r>
            <w:r>
              <w:rPr>
                <w:rFonts w:ascii="Lucida Console" w:hAnsi="Lucida Console" w:cs="Courier New"/>
                <w:i/>
                <w:color w:val="000000"/>
                <w:sz w:val="20"/>
                <w:szCs w:val="20"/>
                <w:lang w:val="en-US"/>
              </w:rPr>
              <w:t>sample, see description below</w:t>
            </w:r>
            <w:r>
              <w:rPr>
                <w:rFonts w:ascii="Lucida Console" w:hAnsi="Lucida Console" w:cs="Courier New"/>
                <w:i/>
                <w:iCs/>
                <w:color w:val="000000"/>
                <w:sz w:val="20"/>
                <w:szCs w:val="20"/>
                <w:lang w:val="en-US"/>
              </w:rPr>
              <w:t>)</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xml:space="preserve">            android:visibility=</w:t>
            </w:r>
            <w:r>
              <w:rPr>
                <w:rFonts w:ascii="Lucida Console" w:hAnsi="Lucida Console" w:cs="Courier New"/>
                <w:i/>
                <w:iCs/>
                <w:color w:val="000000"/>
                <w:sz w:val="20"/>
                <w:szCs w:val="20"/>
              </w:rPr>
              <w:t>"visible"</w:t>
            </w:r>
            <w:r>
              <w:rPr>
                <w:rFonts w:ascii="Lucida Console" w:hAnsi="Lucida Console" w:cs="Courier New"/>
                <w:color w:val="000000"/>
                <w:sz w:val="20"/>
                <w:szCs w:val="20"/>
              </w:rPr>
              <w:t xml:space="preserve"> /&gt;</w:t>
            </w:r>
          </w:p>
          <w:p w:rsidR="0068396E" w:rsidRDefault="0068396E">
            <w:pPr>
              <w:spacing w:after="0"/>
              <w:rPr>
                <w:rFonts w:ascii="Lucida Console" w:hAnsi="Lucida Console" w:cs="Courier New"/>
                <w:color w:val="000000"/>
                <w:sz w:val="20"/>
                <w:szCs w:val="20"/>
              </w:rPr>
            </w:pP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&lt;! -- Any remaining layout -- &gt;</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&lt;! -- … -- &gt;</w:t>
            </w:r>
          </w:p>
        </w:tc>
      </w:tr>
    </w:tbl>
    <w:p w:rsidR="0068396E" w:rsidRDefault="008134E9">
      <w:pPr>
        <w:pStyle w:val="Caption"/>
      </w:pPr>
      <w:r>
        <w:t xml:space="preserve">Figure </w:t>
      </w:r>
      <w:r>
        <w:rPr>
          <w:lang w:val="en-US"/>
        </w:rPr>
        <w:t>2</w:t>
      </w:r>
      <w:r>
        <w:t>.1 - XML Ad Layout</w:t>
      </w:r>
    </w:p>
    <w:p w:rsidR="0068396E" w:rsidRDefault="008134E9">
      <w:r>
        <w:t>Here the MASTAdView component has been added as the first visible element inside a standard (vertical) LinearLayout manager (because we chose to display this as a banner ad at the top of the application UI area.)</w:t>
      </w:r>
    </w:p>
    <w:p w:rsidR="0068396E" w:rsidRDefault="008134E9">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68396E" w:rsidRDefault="008134E9">
      <w:pPr>
        <w:pStyle w:val="ListParagraph"/>
        <w:numPr>
          <w:ilvl w:val="0"/>
          <w:numId w:val="5"/>
        </w:numPr>
      </w:pPr>
      <w:r>
        <w:rPr>
          <w:b/>
        </w:rPr>
        <w:t>View ID</w:t>
      </w:r>
      <w:r>
        <w:t>: this is important if you will be using code to manipulate this ad view later; this is a common practice and will be illustrated below.</w:t>
      </w:r>
    </w:p>
    <w:p w:rsidR="0068396E" w:rsidRDefault="008134E9">
      <w:pPr>
        <w:pStyle w:val="ListParagraph"/>
        <w:numPr>
          <w:ilvl w:val="0"/>
          <w:numId w:val="5"/>
        </w:numPr>
        <w:spacing w:before="120" w:after="240"/>
        <w:rPr>
          <w:i/>
        </w:rPr>
      </w:pPr>
      <w:r>
        <w:rPr>
          <w:b/>
        </w:rPr>
        <w:t>Layout Width</w:t>
      </w:r>
      <w:r>
        <w:t>: we have chosen to make this a full width banner ad, so the standard “</w:t>
      </w:r>
      <w:r>
        <w:rPr>
          <w:i/>
        </w:rPr>
        <w:t>fill_parent</w:t>
      </w:r>
      <w:r>
        <w:t>” attribute is used. Alternatively, a fixed pixel size could be specified.</w:t>
      </w:r>
      <w:r>
        <w:br/>
      </w:r>
      <w:r>
        <w:rPr>
          <w:i/>
        </w:rPr>
        <w:t>We do NOT recommend using the “wrap_content” attribute for your ad view. It is best to choose a size that will fit your UI needs to specify it here.</w:t>
      </w:r>
    </w:p>
    <w:p w:rsidR="0068396E" w:rsidRDefault="008134E9">
      <w:pPr>
        <w:pStyle w:val="ListParagraph"/>
        <w:numPr>
          <w:ilvl w:val="0"/>
          <w:numId w:val="5"/>
        </w:numPr>
        <w:spacing w:before="120" w:after="240"/>
        <w:rPr>
          <w:i/>
        </w:rPr>
      </w:pPr>
      <w:r>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Pr>
          <w:i/>
        </w:rPr>
        <w:t>We do NOT recommend using the “wrap_content” attribute for your ad view. It is best to choose a size that will fit your UI needs to specify it here.</w:t>
      </w:r>
    </w:p>
    <w:p w:rsidR="0068396E" w:rsidRDefault="008134E9">
      <w:pPr>
        <w:pStyle w:val="ListParagraph"/>
        <w:numPr>
          <w:ilvl w:val="0"/>
          <w:numId w:val="5"/>
        </w:numPr>
      </w:pPr>
      <w:r>
        <w:rPr>
          <w:b/>
        </w:rPr>
        <w:t>Ad</w:t>
      </w:r>
      <w:r>
        <w:t xml:space="preserve"> </w:t>
      </w:r>
      <w:r>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Pr>
          <w:lang w:val="en-US"/>
        </w:rPr>
        <w:t xml:space="preserve">provided by your Mocean account representative, or </w:t>
      </w:r>
      <w:r>
        <w:t>created through the Motion Mobile UI</w:t>
      </w:r>
      <w:r>
        <w:rPr>
          <w:lang w:val="en-US"/>
        </w:rPr>
        <w:t>,</w:t>
      </w:r>
      <w:r>
        <w:t xml:space="preserve"> and target content to ad placements in your application. A given zone falls under one site. The zone is required in order to request an ad.</w:t>
      </w:r>
    </w:p>
    <w:p w:rsidR="0068396E" w:rsidRDefault="008134E9">
      <w:r>
        <w:t>These same parameters can be set (or updated) in code. Consult the documentation distributed with the SDK for more information about the full range of configurable parameters and options.</w:t>
      </w:r>
    </w:p>
    <w:p w:rsidR="0068396E" w:rsidRDefault="008134E9">
      <w:pPr>
        <w:pStyle w:val="Heading3"/>
      </w:pPr>
      <w:bookmarkStart w:id="15" w:name="_Toc328415150"/>
      <w:bookmarkStart w:id="16" w:name="_Toc276729696"/>
      <w:proofErr w:type="gramStart"/>
      <w:r>
        <w:rPr>
          <w:lang w:val="en-US"/>
        </w:rPr>
        <w:t>2</w:t>
      </w:r>
      <w:bookmarkEnd w:id="15"/>
      <w:r>
        <w:t>.2  Code</w:t>
      </w:r>
      <w:proofErr w:type="gramEnd"/>
      <w:r>
        <w:t xml:space="preserve"> Based Ad View Creation</w:t>
      </w:r>
      <w:bookmarkEnd w:id="16"/>
    </w:p>
    <w:p w:rsidR="0068396E" w:rsidRDefault="008134E9">
      <w:r>
        <w:t>In the java code for your activity, first be sure to import our object definitions into your java class with the statement: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68396E">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68396E" w:rsidRDefault="008134E9">
            <w:pPr>
              <w:spacing w:after="0"/>
              <w:rPr>
                <w:rFonts w:ascii="Lucida Console" w:hAnsi="Lucida Console"/>
                <w:sz w:val="20"/>
                <w:szCs w:val="20"/>
              </w:rPr>
            </w:pPr>
            <w:r>
              <w:rPr>
                <w:rFonts w:ascii="Lucida Console" w:hAnsi="Lucida Console"/>
                <w:sz w:val="20"/>
                <w:szCs w:val="20"/>
              </w:rPr>
              <w:t>import com.MASTAdView.MASTAdView;</w:t>
            </w:r>
          </w:p>
        </w:tc>
      </w:tr>
    </w:tbl>
    <w:p w:rsidR="0068396E" w:rsidRDefault="0068396E">
      <w:pPr>
        <w:ind w:firstLine="720"/>
        <w:rPr>
          <w:rFonts w:ascii="Calisto MT" w:hAnsi="Calisto MT"/>
          <w:sz w:val="20"/>
          <w:szCs w:val="20"/>
        </w:rPr>
      </w:pPr>
    </w:p>
    <w:p w:rsidR="0068396E" w:rsidRDefault="008134E9">
      <w:r>
        <w:t xml:space="preserve">Then use code such as the following to create and setup a </w:t>
      </w:r>
      <w:r>
        <w:rPr>
          <w:rFonts w:ascii="Arial Rounded MT Bold" w:hAnsi="Arial Rounded MT Bold"/>
        </w:rPr>
        <w:t>MASTAdView</w:t>
      </w:r>
      <w:r>
        <w:t xml:space="preserve"> component: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68396E">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xml:space="preserve">// Construct view </w:t>
            </w:r>
            <w:r>
              <w:rPr>
                <w:rFonts w:ascii="Lucida Console" w:hAnsi="Lucida Console" w:cs="Courier New"/>
                <w:color w:val="000000"/>
                <w:sz w:val="20"/>
                <w:szCs w:val="20"/>
                <w:lang w:val="en-US"/>
              </w:rPr>
              <w:t xml:space="preserve">and set the </w:t>
            </w:r>
            <w:r>
              <w:rPr>
                <w:rFonts w:ascii="Lucida Console" w:hAnsi="Lucida Console" w:cs="Courier New"/>
                <w:color w:val="000000"/>
                <w:sz w:val="20"/>
                <w:szCs w:val="20"/>
              </w:rPr>
              <w:t>zone registered with mocean mobile ui</w:t>
            </w:r>
          </w:p>
          <w:p w:rsidR="0068396E" w:rsidRDefault="008134E9">
            <w:pPr>
              <w:spacing w:after="0"/>
              <w:rPr>
                <w:rFonts w:ascii="Lucida Console" w:hAnsi="Lucida Console" w:cs="Courier New"/>
                <w:i/>
                <w:color w:val="000000"/>
                <w:sz w:val="20"/>
                <w:szCs w:val="20"/>
              </w:rPr>
            </w:pPr>
            <w:r>
              <w:rPr>
                <w:rFonts w:ascii="Lucida Console" w:hAnsi="Lucida Console" w:cs="Courier New"/>
                <w:color w:val="000000"/>
                <w:sz w:val="20"/>
                <w:szCs w:val="20"/>
                <w:u w:val="single"/>
              </w:rPr>
              <w:t>int</w:t>
            </w:r>
            <w:r>
              <w:rPr>
                <w:rFonts w:ascii="Lucida Console" w:hAnsi="Lucida Console" w:cs="Courier New"/>
                <w:color w:val="000000"/>
                <w:sz w:val="20"/>
                <w:szCs w:val="20"/>
              </w:rPr>
              <w:t xml:space="preserve"> myAdZone = 22222;</w:t>
            </w:r>
            <w:r>
              <w:rPr>
                <w:rFonts w:ascii="Lucida Console" w:hAnsi="Lucida Console" w:cs="Courier New"/>
                <w:color w:val="000000"/>
                <w:sz w:val="20"/>
                <w:szCs w:val="20"/>
                <w:lang w:val="en-US"/>
              </w:rPr>
              <w:t xml:space="preserve">  // </w:t>
            </w:r>
            <w:r>
              <w:rPr>
                <w:rFonts w:ascii="Lucida Console" w:hAnsi="Lucida Console" w:cs="Courier New"/>
                <w:i/>
                <w:color w:val="000000"/>
                <w:sz w:val="20"/>
                <w:szCs w:val="20"/>
                <w:lang w:val="en-US"/>
              </w:rPr>
              <w:t>sample, see description above</w:t>
            </w:r>
            <w:r>
              <w:rPr>
                <w:rFonts w:ascii="Lucida Console" w:hAnsi="Lucida Console" w:cs="Courier New"/>
                <w:i/>
                <w:color w:val="000000"/>
                <w:sz w:val="20"/>
                <w:szCs w:val="20"/>
              </w:rPr>
              <w:t xml:space="preserve"> </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MASTAdView adView = new MASTAdView(this);</w:t>
            </w:r>
          </w:p>
          <w:p w:rsidR="0068396E" w:rsidRDefault="0068396E">
            <w:pPr>
              <w:spacing w:after="0"/>
              <w:rPr>
                <w:rFonts w:ascii="Lucida Console" w:hAnsi="Lucida Console" w:cs="Courier New"/>
                <w:color w:val="000000"/>
                <w:sz w:val="20"/>
                <w:szCs w:val="20"/>
                <w:lang w:val="en-US"/>
              </w:rPr>
            </w:pPr>
          </w:p>
          <w:p w:rsidR="0068396E" w:rsidRDefault="008134E9">
            <w:pPr>
              <w:spacing w:after="0"/>
              <w:rPr>
                <w:rFonts w:ascii="Lucida Console" w:hAnsi="Lucida Console" w:cs="Courier New"/>
                <w:color w:val="000000"/>
                <w:sz w:val="20"/>
                <w:szCs w:val="20"/>
                <w:lang w:val="en-US"/>
              </w:rPr>
            </w:pPr>
            <w:r>
              <w:rPr>
                <w:rFonts w:ascii="Lucida Console" w:hAnsi="Lucida Console" w:cs="Courier New"/>
                <w:color w:val="000000"/>
                <w:sz w:val="20"/>
                <w:szCs w:val="20"/>
                <w:lang w:val="en-US"/>
              </w:rPr>
              <w:t>// Set the zone</w:t>
            </w:r>
          </w:p>
          <w:p w:rsidR="0068396E" w:rsidRDefault="008134E9">
            <w:pPr>
              <w:spacing w:after="0"/>
              <w:rPr>
                <w:rFonts w:ascii="Lucida Console" w:hAnsi="Lucida Console" w:cs="Courier New"/>
                <w:color w:val="000000"/>
                <w:sz w:val="20"/>
                <w:szCs w:val="20"/>
                <w:lang w:val="en-US"/>
              </w:rPr>
            </w:pPr>
            <w:proofErr w:type="spellStart"/>
            <w:r>
              <w:rPr>
                <w:rFonts w:ascii="Lucida Console" w:hAnsi="Lucida Console" w:cs="Courier New"/>
                <w:color w:val="000000"/>
                <w:sz w:val="20"/>
                <w:szCs w:val="20"/>
                <w:lang w:val="en-US"/>
              </w:rPr>
              <w:t>adView.setZone</w:t>
            </w:r>
            <w:proofErr w:type="spellEnd"/>
            <w:r>
              <w:rPr>
                <w:rFonts w:ascii="Lucida Console" w:hAnsi="Lucida Console" w:cs="Courier New"/>
                <w:color w:val="000000"/>
                <w:sz w:val="20"/>
                <w:szCs w:val="20"/>
                <w:lang w:val="en-US"/>
              </w:rPr>
              <w:t>(</w:t>
            </w:r>
            <w:proofErr w:type="spellStart"/>
            <w:r>
              <w:rPr>
                <w:rFonts w:ascii="Lucida Console" w:hAnsi="Lucida Console" w:cs="Courier New"/>
                <w:color w:val="000000"/>
                <w:sz w:val="20"/>
                <w:szCs w:val="20"/>
                <w:lang w:val="en-US"/>
              </w:rPr>
              <w:t>myAdZone</w:t>
            </w:r>
            <w:proofErr w:type="spellEnd"/>
            <w:r>
              <w:rPr>
                <w:rFonts w:ascii="Lucida Console" w:hAnsi="Lucida Console" w:cs="Courier New"/>
                <w:color w:val="000000"/>
                <w:sz w:val="20"/>
                <w:szCs w:val="20"/>
                <w:lang w:val="en-US"/>
              </w:rPr>
              <w:t>);</w:t>
            </w:r>
          </w:p>
          <w:p w:rsidR="0068396E" w:rsidRDefault="0068396E">
            <w:pPr>
              <w:spacing w:after="0"/>
              <w:rPr>
                <w:rFonts w:ascii="Lucida Console" w:hAnsi="Lucida Console" w:cs="Courier New"/>
                <w:color w:val="000000"/>
                <w:sz w:val="20"/>
                <w:szCs w:val="20"/>
                <w:lang w:val="en-US"/>
              </w:rPr>
            </w:pP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Set update interval</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adView.</w:t>
            </w:r>
            <w:r>
              <w:t xml:space="preserve"> </w:t>
            </w:r>
            <w:r>
              <w:rPr>
                <w:rFonts w:ascii="Lucida Console" w:hAnsi="Lucida Console" w:cs="Courier New"/>
                <w:color w:val="000000"/>
                <w:sz w:val="20"/>
                <w:szCs w:val="20"/>
              </w:rPr>
              <w:t>setUpdateInterval (60);</w:t>
            </w:r>
          </w:p>
          <w:p w:rsidR="0068396E" w:rsidRDefault="0068396E">
            <w:pPr>
              <w:spacing w:after="0"/>
              <w:rPr>
                <w:rFonts w:ascii="Lucida Console" w:hAnsi="Lucida Console" w:cs="Courier New"/>
                <w:color w:val="000000"/>
                <w:sz w:val="20"/>
                <w:szCs w:val="20"/>
              </w:rPr>
            </w:pP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Set layout: full width of screen, 100 pixels tall</w:t>
            </w:r>
          </w:p>
          <w:p w:rsidR="0068396E" w:rsidRDefault="008134E9">
            <w:pPr>
              <w:spacing w:after="0"/>
              <w:rPr>
                <w:rFonts w:ascii="Lucida Console" w:hAnsi="Lucida Console" w:cs="Courier New"/>
                <w:color w:val="000000"/>
                <w:sz w:val="20"/>
                <w:szCs w:val="20"/>
                <w:lang w:val="en-US"/>
              </w:rPr>
            </w:pPr>
            <w:proofErr w:type="spellStart"/>
            <w:r>
              <w:rPr>
                <w:rFonts w:ascii="Lucida Console" w:hAnsi="Lucida Console" w:cs="Courier New"/>
                <w:color w:val="000000"/>
                <w:sz w:val="20"/>
                <w:szCs w:val="20"/>
                <w:lang w:val="en-US"/>
              </w:rPr>
              <w:t>ViewGroup.LayoutParams</w:t>
            </w:r>
            <w:proofErr w:type="spellEnd"/>
            <w:r>
              <w:rPr>
                <w:rFonts w:ascii="Lucida Console" w:hAnsi="Lucida Console" w:cs="Courier New"/>
                <w:color w:val="000000"/>
                <w:sz w:val="20"/>
                <w:szCs w:val="20"/>
                <w:lang w:val="en-US"/>
              </w:rPr>
              <w:t xml:space="preserve"> </w:t>
            </w:r>
            <w:proofErr w:type="spellStart"/>
            <w:r>
              <w:rPr>
                <w:rFonts w:ascii="Lucida Console" w:hAnsi="Lucida Console" w:cs="Courier New"/>
                <w:color w:val="000000"/>
                <w:sz w:val="20"/>
                <w:szCs w:val="20"/>
                <w:lang w:val="en-US"/>
              </w:rPr>
              <w:t>layoutParams</w:t>
            </w:r>
            <w:proofErr w:type="spellEnd"/>
            <w:r>
              <w:rPr>
                <w:rFonts w:ascii="Lucida Console" w:hAnsi="Lucida Console" w:cs="Courier New"/>
                <w:color w:val="000000"/>
                <w:sz w:val="20"/>
                <w:szCs w:val="20"/>
                <w:lang w:val="en-US"/>
              </w:rPr>
              <w:t xml:space="preserve"> = </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xml:space="preserve">    new ViewGroup.LayoutParams(ViewGroup.LayoutParams.FILL_PARENT, 100));</w:t>
            </w:r>
          </w:p>
          <w:p w:rsidR="0068396E" w:rsidRDefault="0068396E">
            <w:pPr>
              <w:spacing w:after="0"/>
              <w:rPr>
                <w:rFonts w:ascii="Lucida Console" w:hAnsi="Lucida Console" w:cs="Courier New"/>
                <w:color w:val="000000"/>
                <w:sz w:val="20"/>
                <w:szCs w:val="20"/>
              </w:rPr>
            </w:pP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Add this view to the application UI activity</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LinearLayout linearLayout = (LinearLayout)findViewById(R.id.frameAdContent);</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linearLaout.addView(adView</w:t>
            </w:r>
            <w:r>
              <w:rPr>
                <w:rFonts w:ascii="Lucida Console" w:hAnsi="Lucida Console" w:cs="Courier New"/>
                <w:color w:val="000000"/>
                <w:sz w:val="20"/>
                <w:szCs w:val="20"/>
                <w:lang w:val="en-US"/>
              </w:rPr>
              <w:t xml:space="preserve">, </w:t>
            </w:r>
            <w:proofErr w:type="spellStart"/>
            <w:r>
              <w:rPr>
                <w:rFonts w:ascii="Lucida Console" w:hAnsi="Lucida Console" w:cs="Courier New"/>
                <w:color w:val="000000"/>
                <w:sz w:val="20"/>
                <w:szCs w:val="20"/>
                <w:lang w:val="en-US"/>
              </w:rPr>
              <w:t>layoutParams</w:t>
            </w:r>
            <w:proofErr w:type="spellEnd"/>
            <w:r>
              <w:rPr>
                <w:rFonts w:ascii="Lucida Console" w:hAnsi="Lucida Console" w:cs="Courier New"/>
                <w:color w:val="000000"/>
                <w:sz w:val="20"/>
                <w:szCs w:val="20"/>
              </w:rPr>
              <w:t>);</w:t>
            </w:r>
          </w:p>
        </w:tc>
      </w:tr>
    </w:tbl>
    <w:p w:rsidR="0068396E" w:rsidRDefault="008134E9">
      <w:pPr>
        <w:pStyle w:val="Caption"/>
      </w:pPr>
      <w:r>
        <w:t xml:space="preserve">Figure </w:t>
      </w:r>
      <w:r>
        <w:rPr>
          <w:lang w:val="en-US"/>
        </w:rPr>
        <w:t>2</w:t>
      </w:r>
      <w:r>
        <w:t>.2 - Code Ad View</w:t>
      </w:r>
    </w:p>
    <w:p w:rsidR="0068396E" w:rsidRDefault="008134E9">
      <w:r>
        <w:t>The code above sets similar properties to those previously shown in the XML layout, notably:</w:t>
      </w:r>
    </w:p>
    <w:p w:rsidR="0068396E" w:rsidRDefault="008134E9">
      <w:pPr>
        <w:pStyle w:val="ListParagraph"/>
        <w:numPr>
          <w:ilvl w:val="0"/>
          <w:numId w:val="6"/>
        </w:numPr>
      </w:pPr>
      <w:r>
        <w:t>The zone</w:t>
      </w:r>
      <w:r>
        <w:rPr>
          <w:lang w:val="en-US"/>
        </w:rPr>
        <w:t xml:space="preserve"> is </w:t>
      </w:r>
      <w:r>
        <w:t>configured.</w:t>
      </w:r>
    </w:p>
    <w:p w:rsidR="0068396E" w:rsidRDefault="008134E9">
      <w:pPr>
        <w:pStyle w:val="ListParagraph"/>
        <w:numPr>
          <w:ilvl w:val="0"/>
          <w:numId w:val="6"/>
        </w:numPr>
      </w:pPr>
      <w:r>
        <w:t>The update time is set to the same 60 second interval.</w:t>
      </w:r>
    </w:p>
    <w:p w:rsidR="0068396E" w:rsidRDefault="008134E9">
      <w:pPr>
        <w:pStyle w:val="ListParagraph"/>
        <w:numPr>
          <w:ilvl w:val="0"/>
          <w:numId w:val="6"/>
        </w:numPr>
      </w:pPr>
      <w:r>
        <w:t>The view layout parameters are set to the same values: the full width of the screen, and 100 pixels tall.</w:t>
      </w:r>
    </w:p>
    <w:p w:rsidR="0068396E" w:rsidRDefault="008134E9">
      <w:pPr>
        <w:pStyle w:val="Heading3"/>
      </w:pPr>
      <w:bookmarkStart w:id="17" w:name="_Toc328415151"/>
      <w:bookmarkStart w:id="18" w:name="_Toc276729697"/>
      <w:proofErr w:type="gramStart"/>
      <w:r>
        <w:rPr>
          <w:lang w:val="en-US"/>
        </w:rPr>
        <w:t>2</w:t>
      </w:r>
      <w:bookmarkEnd w:id="17"/>
      <w:r>
        <w:t>.2.1  Displaying</w:t>
      </w:r>
      <w:proofErr w:type="gramEnd"/>
      <w:r>
        <w:t xml:space="preserve"> the Ad View</w:t>
      </w:r>
      <w:bookmarkEnd w:id="18"/>
    </w:p>
    <w:p w:rsidR="0068396E" w:rsidRDefault="008134E9">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68396E" w:rsidRDefault="008134E9">
      <w:pPr>
        <w:pStyle w:val="Heading2"/>
        <w:numPr>
          <w:ilvl w:val="0"/>
          <w:numId w:val="7"/>
        </w:numPr>
      </w:pPr>
      <w:bookmarkStart w:id="19" w:name="_Toc328415152"/>
      <w:bookmarkStart w:id="20" w:name="_Toc276729698"/>
      <w:bookmarkEnd w:id="19"/>
      <w:r>
        <w:t>Getting Initial Ad View Content</w:t>
      </w:r>
      <w:bookmarkEnd w:id="20"/>
    </w:p>
    <w:p w:rsidR="0068396E" w:rsidRDefault="008134E9">
      <w:r>
        <w:t xml:space="preserve">Once the ad view has been setup, the initial ad needs to be fetched for display to the user. </w:t>
      </w:r>
    </w:p>
    <w:p w:rsidR="0068396E" w:rsidRDefault="008134E9">
      <w:r>
        <w:t xml:space="preserve">If you used the XML layout option, </w:t>
      </w:r>
      <w:r>
        <w:rPr>
          <w:lang w:val="en-US"/>
        </w:rPr>
        <w:t xml:space="preserve">the initial fetch is automatic. If you created the view with code, </w:t>
      </w:r>
      <w:r>
        <w:t xml:space="preserve">invoke the </w:t>
      </w:r>
      <w:proofErr w:type="gramStart"/>
      <w:r>
        <w:rPr>
          <w:i/>
        </w:rPr>
        <w:t>update</w:t>
      </w:r>
      <w:r>
        <w:t>(</w:t>
      </w:r>
      <w:proofErr w:type="gramEnd"/>
      <w:r>
        <w:t>) method on it, as shown below:</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68396E">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Update view to fetch first ad</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adView.update();</w:t>
            </w:r>
          </w:p>
        </w:tc>
      </w:tr>
    </w:tbl>
    <w:p w:rsidR="0068396E" w:rsidRDefault="008134E9">
      <w:pPr>
        <w:pStyle w:val="Caption"/>
      </w:pPr>
      <w:r>
        <w:t xml:space="preserve">Figure </w:t>
      </w:r>
      <w:r>
        <w:rPr>
          <w:lang w:val="en-US"/>
        </w:rPr>
        <w:t>3</w:t>
      </w:r>
      <w:r>
        <w:t>.1 - Fetch Initial Ad Content</w:t>
      </w:r>
    </w:p>
    <w:p w:rsidR="0068396E" w:rsidRDefault="008134E9">
      <w:r>
        <w:t xml:space="preserve">From this point on, operation is identical whether the XML or code approach was used to create the ad view component. In particular, the </w:t>
      </w:r>
      <w:r>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68396E" w:rsidRDefault="008134E9">
      <w:r>
        <w:t xml:space="preserve">After the initial ad content is displayed, you can continue to invoke the </w:t>
      </w:r>
      <w:r>
        <w:rPr>
          <w:i/>
        </w:rPr>
        <w:t>update</w:t>
      </w:r>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68396E" w:rsidRDefault="008134E9">
      <w:pPr>
        <w:pStyle w:val="Heading2"/>
        <w:numPr>
          <w:ilvl w:val="0"/>
          <w:numId w:val="7"/>
        </w:numPr>
      </w:pPr>
      <w:bookmarkStart w:id="21" w:name="_Toc328415153"/>
      <w:bookmarkStart w:id="22" w:name="_Toc276729699"/>
      <w:bookmarkEnd w:id="21"/>
      <w:r>
        <w:t>Creating an Interstitial Ad View</w:t>
      </w:r>
      <w:bookmarkEnd w:id="22"/>
    </w:p>
    <w:p w:rsidR="0068396E" w:rsidRDefault="008134E9">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68396E" w:rsidRDefault="008134E9">
      <w:r>
        <w:t xml:space="preserve">Unlike banner ads, you do not need to add an interstitial view to a layout. Instead, you use the custom ad view </w:t>
      </w:r>
      <w:r>
        <w:rPr>
          <w:i/>
        </w:rPr>
        <w:t>show</w:t>
      </w:r>
      <w:r>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68396E" w:rsidRDefault="0068396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68396E">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68396E" w:rsidRDefault="008134E9">
            <w:pPr>
              <w:pageBreakBefore/>
              <w:spacing w:after="0"/>
              <w:rPr>
                <w:rFonts w:ascii="Lucida Console" w:hAnsi="Lucida Console" w:cs="Courier New"/>
                <w:color w:val="000000"/>
                <w:sz w:val="20"/>
                <w:szCs w:val="20"/>
              </w:rPr>
            </w:pPr>
            <w:r>
              <w:rPr>
                <w:rFonts w:ascii="Lucida Console" w:hAnsi="Lucida Console" w:cs="Courier New"/>
                <w:color w:val="000000"/>
                <w:sz w:val="20"/>
                <w:szCs w:val="20"/>
              </w:rPr>
              <w:t>// Construct view using site and zone registered with mocean mobile ui</w:t>
            </w:r>
          </w:p>
          <w:p w:rsidR="0068396E" w:rsidRDefault="008134E9">
            <w:pPr>
              <w:spacing w:after="0"/>
              <w:rPr>
                <w:rFonts w:ascii="Lucida Console" w:hAnsi="Lucida Console" w:cs="Courier New"/>
                <w:i/>
                <w:color w:val="000000"/>
                <w:sz w:val="20"/>
                <w:szCs w:val="20"/>
                <w:lang w:val="en-US"/>
              </w:rPr>
            </w:pPr>
            <w:r>
              <w:rPr>
                <w:rFonts w:ascii="Lucida Console" w:hAnsi="Lucida Console" w:cs="Courier New"/>
                <w:color w:val="000000"/>
                <w:sz w:val="20"/>
                <w:szCs w:val="20"/>
                <w:u w:val="single"/>
              </w:rPr>
              <w:t>int</w:t>
            </w:r>
            <w:r>
              <w:rPr>
                <w:rFonts w:ascii="Lucida Console" w:hAnsi="Lucida Console" w:cs="Courier New"/>
                <w:color w:val="000000"/>
                <w:sz w:val="20"/>
                <w:szCs w:val="20"/>
              </w:rPr>
              <w:t xml:space="preserve"> myInterstitialZone = 33333;</w:t>
            </w:r>
            <w:r>
              <w:rPr>
                <w:rFonts w:ascii="Lucida Console" w:hAnsi="Lucida Console" w:cs="Courier New"/>
                <w:color w:val="000000"/>
                <w:sz w:val="20"/>
                <w:szCs w:val="20"/>
                <w:lang w:val="en-US"/>
              </w:rPr>
              <w:t xml:space="preserve">  // </w:t>
            </w:r>
            <w:r>
              <w:rPr>
                <w:rFonts w:ascii="Lucida Console" w:hAnsi="Lucida Console" w:cs="Courier New"/>
                <w:i/>
                <w:color w:val="000000"/>
                <w:sz w:val="20"/>
                <w:szCs w:val="20"/>
                <w:lang w:val="en-US"/>
              </w:rPr>
              <w:t>sample, see description above</w:t>
            </w:r>
          </w:p>
          <w:p w:rsidR="0068396E" w:rsidRDefault="008134E9">
            <w:pPr>
              <w:spacing w:after="0"/>
              <w:rPr>
                <w:rFonts w:ascii="Lucida Console" w:hAnsi="Lucida Console" w:cs="Courier New"/>
                <w:color w:val="000000"/>
                <w:sz w:val="20"/>
                <w:szCs w:val="20"/>
                <w:lang w:val="en-US"/>
              </w:rPr>
            </w:pPr>
            <w:proofErr w:type="spellStart"/>
            <w:r>
              <w:rPr>
                <w:rFonts w:ascii="Lucida Console" w:hAnsi="Lucida Console" w:cs="Courier New"/>
                <w:color w:val="000000"/>
                <w:sz w:val="20"/>
                <w:szCs w:val="20"/>
                <w:lang w:val="en-US"/>
              </w:rPr>
              <w:t>boolean</w:t>
            </w:r>
            <w:proofErr w:type="spellEnd"/>
            <w:r>
              <w:rPr>
                <w:rFonts w:ascii="Lucida Console" w:hAnsi="Lucida Console" w:cs="Courier New"/>
                <w:color w:val="000000"/>
                <w:sz w:val="20"/>
                <w:szCs w:val="20"/>
                <w:lang w:val="en-US"/>
              </w:rPr>
              <w:t xml:space="preserve"> </w:t>
            </w:r>
            <w:proofErr w:type="spellStart"/>
            <w:r>
              <w:rPr>
                <w:rFonts w:ascii="Lucida Console" w:hAnsi="Lucida Console" w:cs="Courier New"/>
                <w:color w:val="000000"/>
                <w:sz w:val="20"/>
                <w:szCs w:val="20"/>
                <w:lang w:val="en-US"/>
              </w:rPr>
              <w:t>isInterstitial</w:t>
            </w:r>
            <w:proofErr w:type="spellEnd"/>
            <w:r>
              <w:rPr>
                <w:rFonts w:ascii="Lucida Console" w:hAnsi="Lucida Console" w:cs="Courier New"/>
                <w:color w:val="000000"/>
                <w:sz w:val="20"/>
                <w:szCs w:val="20"/>
                <w:lang w:val="en-US"/>
              </w:rPr>
              <w:t xml:space="preserve"> = true;</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MASTAdView interstitialView =</w:t>
            </w:r>
          </w:p>
          <w:p w:rsidR="0068396E" w:rsidRDefault="008134E9">
            <w:pPr>
              <w:spacing w:after="0"/>
              <w:rPr>
                <w:rFonts w:ascii="Lucida Console" w:hAnsi="Lucida Console" w:cs="Courier New"/>
                <w:color w:val="000000"/>
                <w:sz w:val="20"/>
                <w:szCs w:val="20"/>
                <w:lang w:val="en-US"/>
              </w:rPr>
            </w:pPr>
            <w:r>
              <w:rPr>
                <w:rFonts w:ascii="Lucida Console" w:hAnsi="Lucida Console" w:cs="Courier New"/>
                <w:color w:val="000000"/>
                <w:sz w:val="20"/>
                <w:szCs w:val="20"/>
              </w:rPr>
              <w:t xml:space="preserve">    new MASTAdView(this</w:t>
            </w:r>
            <w:r>
              <w:rPr>
                <w:rFonts w:ascii="Lucida Console" w:hAnsi="Lucida Console" w:cs="Courier New"/>
                <w:color w:val="000000"/>
                <w:sz w:val="20"/>
                <w:szCs w:val="20"/>
                <w:lang w:val="en-US"/>
              </w:rPr>
              <w:t xml:space="preserve">, </w:t>
            </w:r>
            <w:proofErr w:type="spellStart"/>
            <w:r>
              <w:rPr>
                <w:rFonts w:ascii="Lucida Console" w:hAnsi="Lucida Console" w:cs="Courier New"/>
                <w:color w:val="000000"/>
                <w:sz w:val="20"/>
                <w:szCs w:val="20"/>
                <w:lang w:val="en-US"/>
              </w:rPr>
              <w:t>isInterstitial</w:t>
            </w:r>
            <w:proofErr w:type="spellEnd"/>
            <w:r>
              <w:rPr>
                <w:rFonts w:ascii="Lucida Console" w:hAnsi="Lucida Console" w:cs="Courier New"/>
                <w:color w:val="000000"/>
                <w:sz w:val="20"/>
                <w:szCs w:val="20"/>
                <w:lang w:val="en-US"/>
              </w:rPr>
              <w:t>);</w:t>
            </w:r>
          </w:p>
          <w:p w:rsidR="0068396E" w:rsidRDefault="0068396E">
            <w:pPr>
              <w:spacing w:after="0"/>
              <w:rPr>
                <w:rFonts w:ascii="Courier New" w:hAnsi="Courier New" w:cs="Courier New"/>
                <w:color w:val="000000"/>
                <w:sz w:val="20"/>
                <w:szCs w:val="20"/>
                <w:lang w:val="en-US"/>
              </w:rPr>
            </w:pPr>
          </w:p>
          <w:p w:rsidR="0068396E" w:rsidRDefault="008134E9">
            <w:pPr>
              <w:spacing w:after="0"/>
              <w:rPr>
                <w:rFonts w:ascii="Lucida Console" w:hAnsi="Lucida Console" w:cs="Courier New"/>
                <w:color w:val="000000"/>
                <w:sz w:val="20"/>
                <w:szCs w:val="20"/>
                <w:lang w:val="en-US"/>
              </w:rPr>
            </w:pPr>
            <w:r>
              <w:rPr>
                <w:rFonts w:ascii="Lucida Console" w:hAnsi="Lucida Console" w:cs="Courier New"/>
                <w:color w:val="000000"/>
                <w:sz w:val="20"/>
                <w:szCs w:val="20"/>
              </w:rPr>
              <w:t xml:space="preserve">// </w:t>
            </w:r>
            <w:r>
              <w:rPr>
                <w:rFonts w:ascii="Lucida Console" w:hAnsi="Lucida Console" w:cs="Courier New"/>
                <w:color w:val="000000"/>
                <w:sz w:val="20"/>
                <w:szCs w:val="20"/>
                <w:lang w:val="en-US"/>
              </w:rPr>
              <w:t>Set the zone</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interstitialView.</w:t>
            </w:r>
            <w:proofErr w:type="spellStart"/>
            <w:r>
              <w:rPr>
                <w:rFonts w:ascii="Lucida Console" w:hAnsi="Lucida Console" w:cs="Courier New"/>
                <w:color w:val="000000"/>
                <w:sz w:val="20"/>
                <w:szCs w:val="20"/>
                <w:lang w:val="en-US"/>
              </w:rPr>
              <w:t>setZone</w:t>
            </w:r>
            <w:proofErr w:type="spellEnd"/>
            <w:r>
              <w:rPr>
                <w:rFonts w:ascii="Lucida Console" w:hAnsi="Lucida Console" w:cs="Courier New"/>
                <w:color w:val="000000"/>
                <w:sz w:val="20"/>
                <w:szCs w:val="20"/>
              </w:rPr>
              <w:t>(</w:t>
            </w:r>
            <w:proofErr w:type="spellStart"/>
            <w:r>
              <w:rPr>
                <w:rFonts w:ascii="Lucida Console" w:hAnsi="Lucida Console" w:cs="Courier New"/>
                <w:color w:val="000000"/>
                <w:sz w:val="20"/>
                <w:szCs w:val="20"/>
                <w:lang w:val="en-US"/>
              </w:rPr>
              <w:t>myInterstitialZone</w:t>
            </w:r>
            <w:proofErr w:type="spellEnd"/>
            <w:r>
              <w:rPr>
                <w:rFonts w:ascii="Lucida Console" w:hAnsi="Lucida Console" w:cs="Courier New"/>
                <w:color w:val="000000"/>
                <w:sz w:val="20"/>
                <w:szCs w:val="20"/>
              </w:rPr>
              <w:t>);</w:t>
            </w:r>
          </w:p>
          <w:p w:rsidR="0068396E" w:rsidRDefault="0068396E">
            <w:pPr>
              <w:spacing w:after="0"/>
              <w:rPr>
                <w:rFonts w:ascii="Courier New" w:hAnsi="Courier New" w:cs="Courier New"/>
                <w:color w:val="000000"/>
                <w:sz w:val="20"/>
                <w:szCs w:val="20"/>
                <w:lang w:val="en-US"/>
              </w:rPr>
            </w:pP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Update view to fetch first ad</w:t>
            </w: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interstitialView.update();</w:t>
            </w:r>
          </w:p>
          <w:p w:rsidR="0068396E" w:rsidRDefault="0068396E">
            <w:pPr>
              <w:spacing w:after="0"/>
              <w:rPr>
                <w:rFonts w:ascii="Lucida Console" w:hAnsi="Lucida Console" w:cs="Courier New"/>
                <w:color w:val="000000"/>
                <w:sz w:val="20"/>
                <w:szCs w:val="20"/>
              </w:rPr>
            </w:pPr>
          </w:p>
          <w:p w:rsidR="0068396E" w:rsidRDefault="008134E9">
            <w:pPr>
              <w:spacing w:after="0"/>
              <w:rPr>
                <w:rFonts w:ascii="Lucida Console" w:hAnsi="Lucida Console" w:cs="Courier New"/>
                <w:color w:val="000000"/>
                <w:sz w:val="20"/>
                <w:szCs w:val="20"/>
              </w:rPr>
            </w:pPr>
            <w:r>
              <w:rPr>
                <w:rFonts w:ascii="Lucida Console" w:hAnsi="Lucida Console" w:cs="Courier New"/>
                <w:color w:val="000000"/>
                <w:sz w:val="20"/>
                <w:szCs w:val="20"/>
              </w:rPr>
              <w:t>// Show ad; will pop up in front of app screens</w:t>
            </w:r>
          </w:p>
          <w:p w:rsidR="0068396E" w:rsidRDefault="008134E9">
            <w:pPr>
              <w:spacing w:after="0"/>
              <w:rPr>
                <w:rFonts w:ascii="Lucida Console" w:hAnsi="Lucida Console" w:cs="Courier New"/>
                <w:color w:val="000000"/>
                <w:sz w:val="20"/>
                <w:szCs w:val="20"/>
                <w:lang w:val="en-US"/>
              </w:rPr>
            </w:pPr>
            <w:r>
              <w:rPr>
                <w:rFonts w:ascii="Lucida Console" w:hAnsi="Lucida Console" w:cs="Courier New"/>
                <w:color w:val="000000"/>
                <w:sz w:val="20"/>
                <w:szCs w:val="20"/>
              </w:rPr>
              <w:t>interstitialView.show</w:t>
            </w:r>
            <w:r>
              <w:rPr>
                <w:rFonts w:ascii="Lucida Console" w:hAnsi="Lucida Console" w:cs="Courier New"/>
                <w:color w:val="000000"/>
                <w:sz w:val="20"/>
                <w:szCs w:val="20"/>
                <w:lang w:val="en-US"/>
              </w:rPr>
              <w:t>Interstitial();</w:t>
            </w:r>
          </w:p>
        </w:tc>
      </w:tr>
    </w:tbl>
    <w:p w:rsidR="0068396E" w:rsidRDefault="008134E9">
      <w:pPr>
        <w:pStyle w:val="Caption"/>
      </w:pPr>
      <w:r>
        <w:t xml:space="preserve">Figure </w:t>
      </w:r>
      <w:r>
        <w:rPr>
          <w:lang w:val="en-US"/>
        </w:rPr>
        <w:t>4</w:t>
      </w:r>
      <w:r>
        <w:t>.1 – Interstitial Ad Display</w:t>
      </w:r>
    </w:p>
    <w:p w:rsidR="0068396E" w:rsidRDefault="008134E9">
      <w:r>
        <w:t>And visually, here is what the user might actually see when the ad is displayed:</w:t>
      </w:r>
    </w:p>
    <w:p w:rsidR="0068396E" w:rsidRDefault="008134E9">
      <w:pPr>
        <w:keepNext/>
      </w:pPr>
      <w:r>
        <w:rPr>
          <w:noProof/>
          <w:lang w:val="en-US"/>
        </w:rPr>
        <w:drawing>
          <wp:inline distT="0" distB="0" distL="0" distR="0" wp14:anchorId="672FF053" wp14:editId="352398B7">
            <wp:extent cx="2569845" cy="4114800"/>
            <wp:effectExtent l="0" t="0" r="0" b="0"/>
            <wp:docPr id="8"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Interstitial.png"/>
                    <pic:cNvPicPr>
                      <a:picLocks noChangeAspect="1" noChangeArrowheads="1"/>
                    </pic:cNvPicPr>
                  </pic:nvPicPr>
                  <pic:blipFill>
                    <a:blip r:embed="rId18"/>
                    <a:stretch>
                      <a:fillRect/>
                    </a:stretch>
                  </pic:blipFill>
                  <pic:spPr bwMode="auto">
                    <a:xfrm>
                      <a:off x="0" y="0"/>
                      <a:ext cx="2569845" cy="4114800"/>
                    </a:xfrm>
                    <a:prstGeom prst="rect">
                      <a:avLst/>
                    </a:prstGeom>
                    <a:noFill/>
                    <a:ln w="9525">
                      <a:noFill/>
                      <a:miter lim="800000"/>
                      <a:headEnd/>
                      <a:tailEnd/>
                    </a:ln>
                  </pic:spPr>
                </pic:pic>
              </a:graphicData>
            </a:graphic>
          </wp:inline>
        </w:drawing>
      </w:r>
    </w:p>
    <w:p w:rsidR="0068396E" w:rsidRDefault="008134E9">
      <w:pPr>
        <w:pStyle w:val="Caption"/>
      </w:pPr>
      <w:r>
        <w:t xml:space="preserve">Figure </w:t>
      </w:r>
      <w:r>
        <w:rPr>
          <w:lang w:val="en-US"/>
        </w:rPr>
        <w:t>4</w:t>
      </w:r>
      <w:r>
        <w:t>.2 - Interstitial Ad</w:t>
      </w:r>
    </w:p>
    <w:p w:rsidR="0068396E" w:rsidRDefault="008134E9">
      <w:r>
        <w:t>Note that the basics of creating an interstitial ad view are the same as for a banner ad. There are two significant differences:</w:t>
      </w:r>
    </w:p>
    <w:p w:rsidR="0068396E" w:rsidRDefault="008134E9">
      <w:pPr>
        <w:pStyle w:val="ListParagraph"/>
        <w:numPr>
          <w:ilvl w:val="0"/>
          <w:numId w:val="10"/>
        </w:numPr>
        <w:rPr>
          <w:lang w:val="en-US"/>
        </w:rPr>
      </w:pPr>
      <w:r>
        <w:rPr>
          <w:lang w:val="en-US"/>
        </w:rPr>
        <w:t>The interstitial is presented as a full screen dialog.</w:t>
      </w:r>
    </w:p>
    <w:p w:rsidR="0068396E" w:rsidRDefault="008134E9">
      <w:pPr>
        <w:pStyle w:val="ListParagraph"/>
        <w:numPr>
          <w:ilvl w:val="0"/>
          <w:numId w:val="10"/>
        </w:numPr>
      </w:pPr>
      <w:r>
        <w:t xml:space="preserve">The </w:t>
      </w:r>
      <w:r>
        <w:rPr>
          <w:i/>
        </w:rPr>
        <w:t>show</w:t>
      </w:r>
      <w:r>
        <w:rPr>
          <w:i/>
          <w:lang w:val="en-US"/>
        </w:rPr>
        <w:t>Interstitial</w:t>
      </w:r>
      <w:r>
        <w:t>() method is used to display the ad instead of adding the view to a manager along with other content on screen as seen in the banner example above.</w:t>
      </w:r>
    </w:p>
    <w:p w:rsidR="0068396E" w:rsidRDefault="008134E9">
      <w:r>
        <w:t>Note that this examples show a small set of the properties that developers can use to customize the appearance and behavior of the ad view. The full set is described in the SDK documentation.</w:t>
      </w:r>
    </w:p>
    <w:p w:rsidR="00C37471" w:rsidRPr="00E07262" w:rsidRDefault="00C37471" w:rsidP="00C37471">
      <w:pPr>
        <w:pStyle w:val="Heading2"/>
        <w:pageBreakBefore/>
        <w:numPr>
          <w:ilvl w:val="0"/>
          <w:numId w:val="7"/>
        </w:numPr>
        <w:rPr>
          <w:highlight w:val="yellow"/>
        </w:rPr>
      </w:pPr>
      <w:bookmarkStart w:id="23" w:name="_Toc276729700"/>
      <w:r w:rsidRPr="00E07262">
        <w:rPr>
          <w:highlight w:val="yellow"/>
        </w:rPr>
        <w:t>Native Ad</w:t>
      </w:r>
      <w:r w:rsidR="00EA728F">
        <w:rPr>
          <w:highlight w:val="yellow"/>
          <w:lang w:val="en-US"/>
        </w:rPr>
        <w:t>s</w:t>
      </w:r>
      <w:r w:rsidRPr="00E07262">
        <w:rPr>
          <w:highlight w:val="yellow"/>
        </w:rPr>
        <w:t xml:space="preserve"> Integration</w:t>
      </w:r>
      <w:bookmarkEnd w:id="23"/>
    </w:p>
    <w:p w:rsidR="00C37471" w:rsidRDefault="00C37471" w:rsidP="00C37471"/>
    <w:p w:rsidR="00C37471" w:rsidRDefault="00C37471" w:rsidP="00C37471">
      <w:r>
        <w:t xml:space="preserve">You can use the same SDK/framework to integrate native ads in </w:t>
      </w:r>
      <w:r w:rsidR="00EA728F">
        <w:rPr>
          <w:lang w:val="en-US"/>
        </w:rPr>
        <w:t xml:space="preserve">your </w:t>
      </w:r>
      <w:r>
        <w:t>app.</w:t>
      </w:r>
    </w:p>
    <w:p w:rsidR="00C37471" w:rsidRDefault="00C37471" w:rsidP="00C37471">
      <w:r>
        <w:t xml:space="preserve">You need to initialize </w:t>
      </w:r>
      <w:r>
        <w:rPr>
          <w:b/>
          <w:bCs/>
        </w:rPr>
        <w:t>MASTNativeAd</w:t>
      </w:r>
      <w:r>
        <w:t xml:space="preserve"> to use Native </w:t>
      </w:r>
      <w:r w:rsidR="00EA728F">
        <w:rPr>
          <w:lang w:val="en-US"/>
        </w:rPr>
        <w:t>a</w:t>
      </w:r>
      <w:r>
        <w:t xml:space="preserve">ds. </w:t>
      </w:r>
      <w:r w:rsidR="00EA728F">
        <w:rPr>
          <w:lang w:val="en-US"/>
        </w:rPr>
        <w:t xml:space="preserve">A </w:t>
      </w:r>
      <w:r>
        <w:t>sample code is given below.</w:t>
      </w:r>
    </w:p>
    <w:p w:rsidR="00C37471" w:rsidRPr="00F81521" w:rsidRDefault="00EA728F" w:rsidP="00C37471">
      <w:pPr>
        <w:rPr>
          <w:lang w:val="en-US"/>
        </w:rPr>
      </w:pPr>
      <w:r>
        <w:rPr>
          <w:lang w:val="en-US"/>
        </w:rPr>
        <w:t xml:space="preserve">Add the following </w:t>
      </w:r>
      <w:proofErr w:type="spellStart"/>
      <w:r>
        <w:rPr>
          <w:lang w:val="en-US"/>
        </w:rPr>
        <w:t>i</w:t>
      </w:r>
      <w:proofErr w:type="spellEnd"/>
      <w:r w:rsidR="00C37471">
        <w:t>n your activity file</w:t>
      </w:r>
      <w:r>
        <w:rPr>
          <w:lang w:val="en-US"/>
        </w:rP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C37471" w:rsidTr="003137F0">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C37471" w:rsidRPr="00F81521" w:rsidRDefault="00C37471" w:rsidP="003137F0">
            <w:pPr>
              <w:spacing w:after="0"/>
              <w:ind w:left="708"/>
              <w:rPr>
                <w:rFonts w:ascii="Courier New" w:hAnsi="Courier New" w:cs="Courier New"/>
                <w:color w:val="000000"/>
                <w:sz w:val="20"/>
                <w:szCs w:val="20"/>
                <w:lang w:val="en-US"/>
              </w:rPr>
            </w:pPr>
            <w:r w:rsidRPr="00F81521">
              <w:rPr>
                <w:rFonts w:ascii="Courier New" w:hAnsi="Courier New" w:cs="Courier New"/>
                <w:color w:val="000000"/>
                <w:sz w:val="20"/>
                <w:szCs w:val="20"/>
                <w:lang w:val="en-US"/>
              </w:rPr>
              <w:t>private MASTNativeAd ad = null;</w:t>
            </w:r>
          </w:p>
          <w:p w:rsidR="00C37471" w:rsidRDefault="00C37471" w:rsidP="003137F0">
            <w:pPr>
              <w:spacing w:after="0"/>
              <w:ind w:left="708"/>
            </w:pPr>
          </w:p>
          <w:p w:rsidR="00C37471" w:rsidRDefault="00C37471" w:rsidP="003137F0">
            <w:pPr>
              <w:spacing w:after="0"/>
              <w:ind w:left="708"/>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ad = new </w:t>
            </w:r>
            <w:proofErr w:type="spellStart"/>
            <w:r>
              <w:rPr>
                <w:rFonts w:ascii="Courier New" w:hAnsi="Courier New" w:cs="Courier New"/>
                <w:color w:val="000000"/>
                <w:sz w:val="20"/>
                <w:szCs w:val="20"/>
                <w:lang w:val="en-US"/>
              </w:rPr>
              <w:t>MASTNativeAd</w:t>
            </w:r>
            <w:proofErr w:type="spellEnd"/>
            <w:r>
              <w:rPr>
                <w:rFonts w:ascii="Courier New" w:hAnsi="Courier New" w:cs="Courier New"/>
                <w:color w:val="000000"/>
                <w:sz w:val="20"/>
                <w:szCs w:val="20"/>
                <w:lang w:val="en-US"/>
              </w:rPr>
              <w:t>(this);</w:t>
            </w:r>
          </w:p>
          <w:p w:rsidR="00C37471" w:rsidRDefault="00C37471" w:rsidP="003137F0">
            <w:pPr>
              <w:spacing w:after="0"/>
              <w:ind w:left="708"/>
              <w:rPr>
                <w:rFonts w:ascii="Courier New" w:hAnsi="Courier New"/>
                <w:sz w:val="20"/>
                <w:szCs w:val="20"/>
              </w:rPr>
            </w:pPr>
            <w:r>
              <w:rPr>
                <w:rFonts w:ascii="Courier New" w:hAnsi="Courier New"/>
                <w:sz w:val="20"/>
                <w:szCs w:val="20"/>
              </w:rPr>
              <w:t>// Register your activity to receive notification events</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ad.setRequestListener</w:t>
            </w:r>
            <w:proofErr w:type="spellEnd"/>
            <w:r>
              <w:rPr>
                <w:rFonts w:ascii="Courier New" w:hAnsi="Courier New" w:cs="Courier New"/>
                <w:color w:val="000000"/>
                <w:sz w:val="20"/>
                <w:szCs w:val="20"/>
                <w:lang w:val="en-US"/>
              </w:rPr>
              <w:t>(this);</w:t>
            </w:r>
          </w:p>
          <w:p w:rsidR="00C37471" w:rsidRDefault="00C37471" w:rsidP="003137F0">
            <w:pPr>
              <w:spacing w:after="0"/>
              <w:ind w:left="708"/>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2A6BEA">
              <w:rPr>
                <w:rFonts w:ascii="Courier New" w:hAnsi="Courier New" w:cs="Courier New"/>
                <w:color w:val="000000"/>
                <w:sz w:val="20"/>
                <w:szCs w:val="20"/>
                <w:lang w:val="en-US"/>
              </w:rPr>
              <w:t xml:space="preserve">ZONE_ID </w:t>
            </w:r>
            <w:r>
              <w:rPr>
                <w:rFonts w:ascii="Courier New" w:hAnsi="Courier New" w:cs="Courier New"/>
                <w:color w:val="000000"/>
                <w:sz w:val="20"/>
                <w:szCs w:val="20"/>
                <w:lang w:val="en-US"/>
              </w:rPr>
              <w:t>received from Mocean Portal</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ad.setZone</w:t>
            </w:r>
            <w:proofErr w:type="spellEnd"/>
            <w:r>
              <w:rPr>
                <w:rFonts w:ascii="Courier New" w:hAnsi="Courier New" w:cs="Courier New"/>
                <w:color w:val="000000"/>
                <w:sz w:val="20"/>
                <w:szCs w:val="20"/>
                <w:lang w:val="en-US"/>
              </w:rPr>
              <w:t>(ZONE_ID);</w:t>
            </w:r>
          </w:p>
          <w:p w:rsidR="002A6BEA" w:rsidRDefault="002A6BEA" w:rsidP="002A6BEA">
            <w:pPr>
              <w:spacing w:after="0"/>
              <w:ind w:left="708"/>
              <w:rPr>
                <w:rFonts w:ascii="Courier New" w:hAnsi="Courier New" w:cs="Courier New"/>
                <w:color w:val="000000"/>
                <w:sz w:val="20"/>
                <w:szCs w:val="20"/>
                <w:lang w:val="en-US"/>
              </w:rPr>
            </w:pPr>
            <w:r>
              <w:rPr>
                <w:rFonts w:ascii="Courier New" w:hAnsi="Courier New" w:cs="Courier New"/>
                <w:color w:val="000000"/>
                <w:sz w:val="20"/>
                <w:szCs w:val="20"/>
                <w:lang w:val="en-US"/>
              </w:rPr>
              <w:t>// AD_URL received from Mocean Portal</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ad.setAdNetworkURL</w:t>
            </w:r>
            <w:proofErr w:type="spellEnd"/>
            <w:r>
              <w:rPr>
                <w:rFonts w:ascii="Courier New" w:hAnsi="Courier New" w:cs="Courier New"/>
                <w:color w:val="000000"/>
                <w:sz w:val="20"/>
                <w:szCs w:val="20"/>
                <w:lang w:val="en-US"/>
              </w:rPr>
              <w:t>(AD_URL);</w:t>
            </w:r>
          </w:p>
          <w:p w:rsidR="00C37471" w:rsidRDefault="00C37471" w:rsidP="003137F0">
            <w:pPr>
              <w:spacing w:after="0"/>
              <w:ind w:left="708"/>
              <w:rPr>
                <w:rFonts w:ascii="Courier New" w:hAnsi="Courier New" w:cs="Courier New"/>
                <w:color w:val="000000"/>
                <w:sz w:val="20"/>
                <w:szCs w:val="20"/>
                <w:lang w:val="en-US"/>
              </w:rPr>
            </w:pPr>
            <w:r>
              <w:rPr>
                <w:rFonts w:ascii="Courier New" w:hAnsi="Courier New" w:cs="Courier New"/>
                <w:color w:val="000000"/>
                <w:sz w:val="20"/>
                <w:szCs w:val="20"/>
                <w:lang w:val="en-US"/>
              </w:rPr>
              <w:t>// Request all the assets.</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ad.setNativeContent</w:t>
            </w:r>
            <w:proofErr w:type="spellEnd"/>
            <w:r>
              <w:rPr>
                <w:rFonts w:ascii="Courier New" w:hAnsi="Courier New" w:cs="Courier New"/>
                <w:color w:val="000000"/>
                <w:sz w:val="20"/>
                <w:szCs w:val="20"/>
                <w:lang w:val="en-US"/>
              </w:rPr>
              <w:t>("1,2,3,4,5,6");</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ad.setDescriptionLength</w:t>
            </w:r>
            <w:proofErr w:type="spellEnd"/>
            <w:r>
              <w:rPr>
                <w:rFonts w:ascii="Courier New" w:hAnsi="Courier New" w:cs="Courier New"/>
                <w:color w:val="000000"/>
                <w:sz w:val="20"/>
                <w:szCs w:val="20"/>
                <w:lang w:val="en-US"/>
              </w:rPr>
              <w:t>(150);</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ad.setTitleLength</w:t>
            </w:r>
            <w:proofErr w:type="spellEnd"/>
            <w:r>
              <w:rPr>
                <w:rFonts w:ascii="Courier New" w:hAnsi="Courier New" w:cs="Courier New"/>
                <w:color w:val="000000"/>
                <w:sz w:val="20"/>
                <w:szCs w:val="20"/>
                <w:lang w:val="en-US"/>
              </w:rPr>
              <w:t>(30);</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ad.setIconImageSize</w:t>
            </w:r>
            <w:proofErr w:type="spellEnd"/>
            <w:r>
              <w:rPr>
                <w:rFonts w:ascii="Courier New" w:hAnsi="Courier New" w:cs="Courier New"/>
                <w:color w:val="000000"/>
                <w:sz w:val="20"/>
                <w:szCs w:val="20"/>
                <w:lang w:val="en-US"/>
              </w:rPr>
              <w:t>(NativeAdSize.ICON_IMAGE_300X300);</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ad.setMainImageSize</w:t>
            </w:r>
            <w:proofErr w:type="spellEnd"/>
            <w:r>
              <w:rPr>
                <w:rFonts w:ascii="Courier New" w:hAnsi="Courier New" w:cs="Courier New"/>
                <w:color w:val="000000"/>
                <w:sz w:val="20"/>
                <w:szCs w:val="20"/>
                <w:lang w:val="en-US"/>
              </w:rPr>
              <w:t>(NativeAdSize.MAIN_IMAGE_1200X627);</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ad.setLocationDetectionEnabled</w:t>
            </w:r>
            <w:proofErr w:type="spellEnd"/>
            <w:r>
              <w:rPr>
                <w:rFonts w:ascii="Courier New" w:hAnsi="Courier New" w:cs="Courier New"/>
                <w:color w:val="000000"/>
                <w:sz w:val="20"/>
                <w:szCs w:val="20"/>
                <w:lang w:val="en-US"/>
              </w:rPr>
              <w:t>(true);</w:t>
            </w:r>
          </w:p>
          <w:p w:rsidR="00C37471" w:rsidRDefault="00C37471" w:rsidP="003137F0">
            <w:pPr>
              <w:spacing w:after="0"/>
              <w:ind w:left="708"/>
            </w:pPr>
          </w:p>
          <w:p w:rsidR="00C37471" w:rsidRDefault="00C37471" w:rsidP="003137F0">
            <w:pPr>
              <w:spacing w:after="0"/>
              <w:ind w:left="708"/>
              <w:rPr>
                <w:rFonts w:ascii="Courier New" w:hAnsi="Courier New" w:cs="Courier New"/>
                <w:color w:val="000000"/>
                <w:sz w:val="20"/>
                <w:szCs w:val="20"/>
                <w:lang w:val="en-US"/>
              </w:rPr>
            </w:pPr>
            <w:r>
              <w:rPr>
                <w:rFonts w:ascii="Courier New" w:hAnsi="Courier New" w:cs="Courier New"/>
                <w:color w:val="000000"/>
                <w:sz w:val="20"/>
                <w:szCs w:val="20"/>
                <w:lang w:val="en-US"/>
              </w:rPr>
              <w:t>// If requesting ads in test mode, use this.</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ad.setTest</w:t>
            </w:r>
            <w:proofErr w:type="spellEnd"/>
            <w:r>
              <w:rPr>
                <w:rFonts w:ascii="Courier New" w:hAnsi="Courier New" w:cs="Courier New"/>
                <w:color w:val="000000"/>
                <w:sz w:val="20"/>
                <w:szCs w:val="20"/>
                <w:lang w:val="en-US"/>
              </w:rPr>
              <w:t>(true);</w:t>
            </w:r>
          </w:p>
          <w:p w:rsidR="00C37471" w:rsidRDefault="00C37471" w:rsidP="003137F0">
            <w:pPr>
              <w:spacing w:after="0"/>
              <w:ind w:left="708"/>
            </w:pPr>
          </w:p>
          <w:p w:rsidR="00C37471" w:rsidRDefault="00C37471" w:rsidP="003137F0">
            <w:pPr>
              <w:spacing w:after="0"/>
              <w:ind w:left="708"/>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Set to false if you want </w:t>
            </w:r>
            <w:r w:rsidR="00567EC3">
              <w:rPr>
                <w:rFonts w:ascii="Courier New" w:hAnsi="Courier New" w:cs="Courier New"/>
                <w:color w:val="000000"/>
                <w:sz w:val="20"/>
                <w:szCs w:val="20"/>
                <w:lang w:val="en-US"/>
              </w:rPr>
              <w:t>Mocean</w:t>
            </w:r>
            <w:r>
              <w:rPr>
                <w:rFonts w:ascii="Courier New" w:hAnsi="Courier New" w:cs="Courier New"/>
                <w:color w:val="000000"/>
                <w:sz w:val="20"/>
                <w:szCs w:val="20"/>
                <w:lang w:val="en-US"/>
              </w:rPr>
              <w:t xml:space="preserve"> SDK to </w:t>
            </w:r>
            <w:r w:rsidR="00567EC3">
              <w:rPr>
                <w:rFonts w:ascii="Courier New" w:hAnsi="Courier New" w:cs="Courier New"/>
                <w:color w:val="000000"/>
                <w:sz w:val="20"/>
                <w:szCs w:val="20"/>
                <w:lang w:val="en-US"/>
              </w:rPr>
              <w:t>handle instantiation</w:t>
            </w:r>
            <w:r>
              <w:rPr>
                <w:rFonts w:ascii="Courier New" w:hAnsi="Courier New" w:cs="Courier New"/>
                <w:color w:val="000000"/>
                <w:sz w:val="20"/>
                <w:szCs w:val="20"/>
                <w:lang w:val="en-US"/>
              </w:rPr>
              <w:t xml:space="preserve"> of *     </w:t>
            </w:r>
            <w:r w:rsidR="00567EC3">
              <w:rPr>
                <w:rFonts w:ascii="Courier New" w:hAnsi="Courier New" w:cs="Courier New"/>
                <w:color w:val="000000"/>
                <w:sz w:val="20"/>
                <w:szCs w:val="20"/>
                <w:lang w:val="en-US"/>
              </w:rPr>
              <w:t>third-party</w:t>
            </w:r>
            <w:r>
              <w:rPr>
                <w:rFonts w:ascii="Courier New" w:hAnsi="Courier New" w:cs="Courier New"/>
                <w:color w:val="000000"/>
                <w:sz w:val="20"/>
                <w:szCs w:val="20"/>
                <w:lang w:val="en-US"/>
              </w:rPr>
              <w:t xml:space="preserve"> SDK and set to true if you want to have control of instantiating </w:t>
            </w:r>
            <w:r w:rsidR="00567EC3">
              <w:rPr>
                <w:rFonts w:ascii="Courier New" w:hAnsi="Courier New" w:cs="Courier New"/>
                <w:color w:val="000000"/>
                <w:sz w:val="20"/>
                <w:szCs w:val="20"/>
                <w:lang w:val="en-US"/>
              </w:rPr>
              <w:t>third-party</w:t>
            </w:r>
            <w:r>
              <w:rPr>
                <w:rFonts w:ascii="Courier New" w:hAnsi="Courier New" w:cs="Courier New"/>
                <w:color w:val="000000"/>
                <w:sz w:val="20"/>
                <w:szCs w:val="20"/>
                <w:lang w:val="en-US"/>
              </w:rPr>
              <w:t xml:space="preserve"> SDK.</w:t>
            </w:r>
          </w:p>
          <w:p w:rsidR="00C37471" w:rsidRDefault="00C37471" w:rsidP="003137F0">
            <w:pPr>
              <w:spacing w:after="0"/>
              <w:ind w:left="708"/>
            </w:pPr>
          </w:p>
          <w:p w:rsidR="00C37471" w:rsidRDefault="00C37471" w:rsidP="003137F0">
            <w:pPr>
              <w:spacing w:after="0"/>
              <w:ind w:left="708"/>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If false then </w:t>
            </w:r>
            <w:proofErr w:type="spellStart"/>
            <w:proofErr w:type="gramStart"/>
            <w:r>
              <w:rPr>
                <w:rFonts w:ascii="Courier New" w:hAnsi="Courier New" w:cs="Courier New"/>
                <w:b/>
                <w:bCs/>
                <w:i/>
                <w:iCs/>
                <w:color w:val="000000"/>
                <w:sz w:val="20"/>
                <w:szCs w:val="20"/>
                <w:lang w:val="en-US"/>
              </w:rPr>
              <w:t>NativeRequestListener.onNativeAdReceived</w:t>
            </w:r>
            <w:proofErr w:type="spellEnd"/>
            <w:r>
              <w:rPr>
                <w:rFonts w:ascii="Courier New" w:hAnsi="Courier New" w:cs="Courier New"/>
                <w:b/>
                <w:bCs/>
                <w:i/>
                <w:iCs/>
                <w:color w:val="000000"/>
                <w:sz w:val="20"/>
                <w:szCs w:val="20"/>
                <w:lang w:val="en-US"/>
              </w:rPr>
              <w:t>(</w:t>
            </w:r>
            <w:proofErr w:type="spellStart"/>
            <w:proofErr w:type="gramEnd"/>
            <w:r>
              <w:rPr>
                <w:rFonts w:ascii="Courier New" w:hAnsi="Courier New" w:cs="Courier New"/>
                <w:b/>
                <w:bCs/>
                <w:i/>
                <w:iCs/>
                <w:color w:val="000000"/>
                <w:sz w:val="20"/>
                <w:szCs w:val="20"/>
                <w:lang w:val="en-US"/>
              </w:rPr>
              <w:t>MASTNativeAd</w:t>
            </w:r>
            <w:proofErr w:type="spellEnd"/>
            <w:r>
              <w:rPr>
                <w:rFonts w:ascii="Courier New" w:hAnsi="Courier New" w:cs="Courier New"/>
                <w:b/>
                <w:bCs/>
                <w:i/>
                <w:iCs/>
                <w:color w:val="000000"/>
                <w:sz w:val="20"/>
                <w:szCs w:val="20"/>
                <w:lang w:val="en-US"/>
              </w:rPr>
              <w:t xml:space="preserve"> ad)</w:t>
            </w:r>
            <w:r>
              <w:rPr>
                <w:rFonts w:ascii="Courier New" w:hAnsi="Courier New" w:cs="Courier New"/>
                <w:color w:val="000000"/>
                <w:sz w:val="20"/>
                <w:szCs w:val="20"/>
                <w:lang w:val="en-US"/>
              </w:rPr>
              <w:t>is called on successfully receiving ad contents.</w:t>
            </w:r>
          </w:p>
          <w:p w:rsidR="00C37471" w:rsidRDefault="00C37471" w:rsidP="003137F0">
            <w:pPr>
              <w:spacing w:after="0"/>
              <w:ind w:left="708"/>
              <w:rPr>
                <w:rFonts w:ascii="Courier New" w:hAnsi="Courier New" w:cs="Courier New"/>
                <w:b/>
                <w:bCs/>
                <w:i/>
                <w:iCs/>
                <w:color w:val="000000"/>
                <w:sz w:val="20"/>
                <w:szCs w:val="20"/>
                <w:lang w:val="en-US"/>
              </w:rPr>
            </w:pPr>
            <w:r>
              <w:rPr>
                <w:rFonts w:ascii="Courier New" w:hAnsi="Courier New" w:cs="Courier New"/>
                <w:color w:val="000000"/>
                <w:sz w:val="20"/>
                <w:szCs w:val="20"/>
                <w:lang w:val="en-US"/>
              </w:rPr>
              <w:t xml:space="preserve">If set to true, then </w:t>
            </w:r>
            <w:proofErr w:type="spellStart"/>
            <w:r>
              <w:rPr>
                <w:rFonts w:ascii="Courier New" w:hAnsi="Courier New" w:cs="Courier New"/>
                <w:b/>
                <w:bCs/>
                <w:i/>
                <w:iCs/>
                <w:color w:val="000000"/>
                <w:sz w:val="20"/>
                <w:szCs w:val="20"/>
                <w:lang w:val="en-US"/>
              </w:rPr>
              <w:t>NativeRequestListener.onReceivedThirdPartyRequest</w:t>
            </w:r>
            <w:proofErr w:type="spellEnd"/>
            <w:r>
              <w:rPr>
                <w:rFonts w:ascii="Courier New" w:hAnsi="Courier New" w:cs="Courier New"/>
                <w:b/>
                <w:bCs/>
                <w:i/>
                <w:iCs/>
                <w:color w:val="000000"/>
                <w:sz w:val="20"/>
                <w:szCs w:val="20"/>
                <w:lang w:val="en-US"/>
              </w:rPr>
              <w:t>(</w:t>
            </w:r>
            <w:proofErr w:type="spellStart"/>
            <w:r>
              <w:rPr>
                <w:rFonts w:ascii="Courier New" w:hAnsi="Courier New" w:cs="Courier New"/>
                <w:b/>
                <w:bCs/>
                <w:i/>
                <w:iCs/>
                <w:color w:val="000000"/>
                <w:sz w:val="20"/>
                <w:szCs w:val="20"/>
                <w:lang w:val="en-US"/>
              </w:rPr>
              <w:t>MASTNativeAd</w:t>
            </w:r>
            <w:proofErr w:type="spellEnd"/>
            <w:r>
              <w:rPr>
                <w:rFonts w:ascii="Courier New" w:hAnsi="Courier New" w:cs="Courier New"/>
                <w:b/>
                <w:bCs/>
                <w:i/>
                <w:iCs/>
                <w:color w:val="000000"/>
                <w:sz w:val="20"/>
                <w:szCs w:val="20"/>
                <w:lang w:val="en-US"/>
              </w:rPr>
              <w:t xml:space="preserve"> ad,</w:t>
            </w:r>
          </w:p>
          <w:p w:rsidR="00C37471" w:rsidRDefault="00C37471" w:rsidP="003137F0">
            <w:pPr>
              <w:spacing w:after="0"/>
              <w:ind w:left="708"/>
              <w:rPr>
                <w:rFonts w:ascii="Courier New" w:hAnsi="Courier New" w:cs="Courier New"/>
                <w:color w:val="000000"/>
                <w:sz w:val="20"/>
                <w:szCs w:val="20"/>
                <w:lang w:val="en-US"/>
              </w:rPr>
            </w:pPr>
            <w:r>
              <w:rPr>
                <w:rFonts w:ascii="Courier New" w:hAnsi="Courier New" w:cs="Courier New"/>
                <w:b/>
                <w:bCs/>
                <w:i/>
                <w:iCs/>
                <w:color w:val="000000"/>
                <w:sz w:val="20"/>
                <w:szCs w:val="20"/>
                <w:lang w:val="en-US"/>
              </w:rPr>
              <w:tab/>
              <w:t xml:space="preserve">Map&lt;String, String&gt; properties, Map&lt;String, String&gt; parameters) </w:t>
            </w:r>
            <w:r>
              <w:rPr>
                <w:rFonts w:ascii="Courier New" w:hAnsi="Courier New" w:cs="Courier New"/>
                <w:color w:val="000000"/>
                <w:sz w:val="20"/>
                <w:szCs w:val="20"/>
                <w:lang w:val="en-US"/>
              </w:rPr>
              <w:t>is called.</w:t>
            </w:r>
          </w:p>
          <w:p w:rsidR="00C37471" w:rsidRDefault="00C37471" w:rsidP="003137F0">
            <w:pPr>
              <w:spacing w:after="0"/>
              <w:ind w:left="708"/>
              <w:rPr>
                <w:rFonts w:ascii="Courier New" w:hAnsi="Courier New" w:cs="Courier New"/>
                <w:b/>
                <w:bCs/>
                <w:i/>
                <w:iCs/>
                <w:color w:val="000000"/>
                <w:sz w:val="20"/>
                <w:szCs w:val="20"/>
                <w:lang w:val="en-US"/>
              </w:rPr>
            </w:pPr>
            <w:r>
              <w:rPr>
                <w:rFonts w:ascii="Courier New" w:hAnsi="Courier New" w:cs="Courier New"/>
                <w:color w:val="000000"/>
                <w:sz w:val="20"/>
                <w:szCs w:val="20"/>
                <w:lang w:val="en-US"/>
              </w:rPr>
              <w:t xml:space="preserve">The default value is </w:t>
            </w:r>
            <w:r>
              <w:rPr>
                <w:rFonts w:ascii="Courier New" w:hAnsi="Courier New" w:cs="Courier New"/>
                <w:b/>
                <w:bCs/>
                <w:i/>
                <w:iCs/>
                <w:color w:val="000000"/>
                <w:sz w:val="20"/>
                <w:szCs w:val="20"/>
                <w:lang w:val="en-US"/>
              </w:rPr>
              <w:t>false.</w:t>
            </w:r>
          </w:p>
          <w:p w:rsidR="00C37471" w:rsidRDefault="00C37471" w:rsidP="003137F0">
            <w:pPr>
              <w:spacing w:after="0"/>
              <w:ind w:left="708"/>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C37471" w:rsidRDefault="00C37471"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ad.overrideAdapterLoading</w:t>
            </w:r>
            <w:proofErr w:type="spellEnd"/>
            <w:r>
              <w:rPr>
                <w:rFonts w:ascii="Courier New" w:hAnsi="Courier New" w:cs="Courier New"/>
                <w:color w:val="000000"/>
                <w:sz w:val="20"/>
                <w:szCs w:val="20"/>
                <w:lang w:val="en-US"/>
              </w:rPr>
              <w:t>(false);</w:t>
            </w:r>
          </w:p>
          <w:p w:rsidR="006B7CB6" w:rsidRDefault="006B7CB6" w:rsidP="003137F0">
            <w:pPr>
              <w:spacing w:after="0"/>
              <w:ind w:left="708"/>
              <w:rPr>
                <w:rFonts w:ascii="Courier New" w:hAnsi="Courier New" w:cs="Courier New"/>
                <w:color w:val="000000"/>
                <w:sz w:val="20"/>
                <w:szCs w:val="20"/>
                <w:lang w:val="en-US"/>
              </w:rPr>
            </w:pPr>
          </w:p>
          <w:p w:rsidR="006B7CB6" w:rsidRDefault="006B7CB6" w:rsidP="003137F0">
            <w:pPr>
              <w:spacing w:after="0"/>
              <w:ind w:left="708"/>
              <w:rPr>
                <w:rFonts w:ascii="Courier New" w:hAnsi="Courier New" w:cs="Courier New"/>
                <w:color w:val="000000"/>
                <w:sz w:val="20"/>
                <w:szCs w:val="20"/>
                <w:lang w:val="en-US"/>
              </w:rPr>
            </w:pPr>
            <w:r>
              <w:rPr>
                <w:rFonts w:ascii="Courier New" w:hAnsi="Courier New" w:cs="Courier New"/>
                <w:color w:val="000000"/>
                <w:sz w:val="20"/>
                <w:szCs w:val="20"/>
                <w:lang w:val="en-US"/>
              </w:rPr>
              <w:t>// Request native ad</w:t>
            </w:r>
          </w:p>
          <w:p w:rsidR="006B7CB6" w:rsidRDefault="006B7CB6" w:rsidP="003137F0">
            <w:pPr>
              <w:spacing w:after="0"/>
              <w:ind w:left="708"/>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ad.update</w:t>
            </w:r>
            <w:proofErr w:type="spellEnd"/>
            <w:r>
              <w:rPr>
                <w:rFonts w:ascii="Courier New" w:hAnsi="Courier New" w:cs="Courier New"/>
                <w:color w:val="000000"/>
                <w:sz w:val="20"/>
                <w:szCs w:val="20"/>
                <w:lang w:val="en-US"/>
              </w:rPr>
              <w:t>();</w:t>
            </w:r>
          </w:p>
          <w:p w:rsidR="00C37471" w:rsidRDefault="00C37471" w:rsidP="003137F0">
            <w:pPr>
              <w:spacing w:after="0"/>
              <w:ind w:left="708"/>
            </w:pPr>
          </w:p>
        </w:tc>
      </w:tr>
    </w:tbl>
    <w:p w:rsidR="00C37471" w:rsidRDefault="00C37471" w:rsidP="00C37471">
      <w:pPr>
        <w:rPr>
          <w:ins w:id="24" w:author="Ritesh" w:date="2015-01-08T15:31:00Z"/>
          <w:lang w:val="en-US"/>
        </w:rPr>
      </w:pPr>
    </w:p>
    <w:p w:rsidR="0009514D" w:rsidRDefault="0009514D" w:rsidP="00C37471">
      <w:pPr>
        <w:rPr>
          <w:ins w:id="25" w:author="Ritesh" w:date="2015-01-08T15:31:00Z"/>
          <w:lang w:val="en-US"/>
        </w:rPr>
      </w:pPr>
    </w:p>
    <w:p w:rsidR="0009514D" w:rsidRPr="0009514D" w:rsidRDefault="0009514D" w:rsidP="00C37471">
      <w:pPr>
        <w:rPr>
          <w:lang w:val="en-US"/>
        </w:rPr>
      </w:pPr>
    </w:p>
    <w:p w:rsidR="00C37471" w:rsidRDefault="00C37471" w:rsidP="00C37471">
      <w:pPr>
        <w:rPr>
          <w:b/>
          <w:bCs/>
        </w:rPr>
      </w:pPr>
      <w:r w:rsidRPr="00524AF4">
        <w:rPr>
          <w:b/>
          <w:bCs/>
          <w:highlight w:val="yellow"/>
        </w:rPr>
        <w:t>Deallocating MASTNativeAd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C37471" w:rsidTr="003137F0">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C37471" w:rsidRDefault="00C37471" w:rsidP="003137F0">
            <w:pPr>
              <w:spacing w:after="0"/>
              <w:ind w:left="708"/>
              <w:rPr>
                <w:rFonts w:ascii="Courier New" w:hAnsi="Courier New"/>
                <w:sz w:val="20"/>
                <w:szCs w:val="20"/>
              </w:rPr>
            </w:pPr>
            <w:r>
              <w:rPr>
                <w:rFonts w:ascii="Courier New" w:hAnsi="Courier New"/>
                <w:sz w:val="20"/>
                <w:szCs w:val="20"/>
              </w:rPr>
              <w:t>@Override</w:t>
            </w:r>
          </w:p>
          <w:p w:rsidR="00C37471" w:rsidRDefault="00C37471" w:rsidP="003137F0">
            <w:pPr>
              <w:spacing w:after="0"/>
              <w:ind w:left="708"/>
              <w:rPr>
                <w:rFonts w:ascii="Courier New" w:hAnsi="Courier New"/>
                <w:sz w:val="20"/>
                <w:szCs w:val="20"/>
              </w:rPr>
            </w:pPr>
            <w:r>
              <w:rPr>
                <w:rFonts w:ascii="Courier New" w:hAnsi="Courier New"/>
                <w:sz w:val="20"/>
                <w:szCs w:val="20"/>
              </w:rPr>
              <w:t>protected void onDestroy() {</w:t>
            </w:r>
          </w:p>
          <w:p w:rsidR="00C37471" w:rsidRDefault="00C37471" w:rsidP="003137F0">
            <w:pPr>
              <w:spacing w:after="0"/>
              <w:ind w:left="708"/>
              <w:rPr>
                <w:rFonts w:ascii="Courier New" w:hAnsi="Courier New"/>
                <w:sz w:val="20"/>
                <w:szCs w:val="20"/>
              </w:rPr>
            </w:pPr>
            <w:r>
              <w:rPr>
                <w:rFonts w:ascii="Courier New" w:hAnsi="Courier New"/>
                <w:sz w:val="20"/>
                <w:szCs w:val="20"/>
              </w:rPr>
              <w:tab/>
              <w:t>super.onDestroy();</w:t>
            </w:r>
          </w:p>
          <w:p w:rsidR="00C37471" w:rsidRDefault="00C37471" w:rsidP="003137F0">
            <w:pPr>
              <w:spacing w:after="0"/>
              <w:ind w:left="708"/>
              <w:rPr>
                <w:rFonts w:ascii="Courier New" w:hAnsi="Courier New"/>
                <w:sz w:val="20"/>
                <w:szCs w:val="20"/>
              </w:rPr>
            </w:pPr>
            <w:r>
              <w:rPr>
                <w:rFonts w:ascii="Courier New" w:hAnsi="Courier New"/>
                <w:sz w:val="20"/>
                <w:szCs w:val="20"/>
              </w:rPr>
              <w:tab/>
              <w:t>ad.destroy();</w:t>
            </w:r>
          </w:p>
          <w:p w:rsidR="00C37471" w:rsidRDefault="00C37471" w:rsidP="003137F0">
            <w:pPr>
              <w:spacing w:after="0"/>
              <w:ind w:left="708"/>
              <w:rPr>
                <w:rFonts w:ascii="Courier New" w:hAnsi="Courier New"/>
                <w:sz w:val="20"/>
                <w:szCs w:val="20"/>
              </w:rPr>
            </w:pPr>
            <w:r>
              <w:rPr>
                <w:rFonts w:ascii="Courier New" w:hAnsi="Courier New"/>
                <w:sz w:val="20"/>
                <w:szCs w:val="20"/>
              </w:rPr>
              <w:t>}</w:t>
            </w:r>
          </w:p>
        </w:tc>
      </w:tr>
    </w:tbl>
    <w:p w:rsidR="00C37471" w:rsidRDefault="00C37471" w:rsidP="00C37471"/>
    <w:p w:rsidR="00C37471" w:rsidRDefault="00C37471" w:rsidP="00C37471">
      <w:pPr>
        <w:rPr>
          <w:b/>
          <w:bCs/>
        </w:rPr>
      </w:pPr>
      <w:r w:rsidRPr="00524AF4">
        <w:rPr>
          <w:b/>
          <w:bCs/>
          <w:highlight w:val="yellow"/>
        </w:rPr>
        <w:t>Receiving Notification from MASTNativeAd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C37471" w:rsidTr="003137F0">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C37471" w:rsidRDefault="00C37471" w:rsidP="003137F0">
            <w:pPr>
              <w:spacing w:after="0"/>
              <w:ind w:left="708"/>
              <w:rPr>
                <w:rFonts w:ascii="Courier New" w:hAnsi="Courier New"/>
                <w:sz w:val="20"/>
                <w:szCs w:val="20"/>
              </w:rPr>
            </w:pPr>
            <w:r>
              <w:rPr>
                <w:rFonts w:ascii="Courier New" w:hAnsi="Courier New"/>
                <w:sz w:val="20"/>
                <w:szCs w:val="20"/>
              </w:rPr>
              <w:t>@Override</w:t>
            </w:r>
          </w:p>
          <w:p w:rsidR="00C37471" w:rsidRDefault="00C37471" w:rsidP="003137F0">
            <w:pPr>
              <w:spacing w:after="0"/>
              <w:ind w:left="708"/>
              <w:rPr>
                <w:rFonts w:ascii="Courier New" w:hAnsi="Courier New"/>
                <w:sz w:val="20"/>
                <w:szCs w:val="20"/>
              </w:rPr>
            </w:pPr>
            <w:r>
              <w:rPr>
                <w:rFonts w:ascii="Courier New" w:hAnsi="Courier New"/>
                <w:sz w:val="20"/>
                <w:szCs w:val="20"/>
              </w:rPr>
              <w:t>public void onNativeAdReceived(final MASTNativeAd ad) {</w:t>
            </w:r>
          </w:p>
          <w:p w:rsidR="00C37471" w:rsidRDefault="00C37471" w:rsidP="003137F0">
            <w:pPr>
              <w:spacing w:after="0"/>
              <w:ind w:left="708"/>
              <w:rPr>
                <w:rFonts w:ascii="Courier New" w:hAnsi="Courier New"/>
                <w:sz w:val="20"/>
                <w:szCs w:val="20"/>
              </w:rPr>
            </w:pPr>
            <w:r>
              <w:rPr>
                <w:rFonts w:ascii="Courier New" w:hAnsi="Courier New"/>
                <w:sz w:val="20"/>
                <w:szCs w:val="20"/>
              </w:rPr>
              <w:tab/>
              <w:t>if (ad != null) {</w:t>
            </w:r>
          </w:p>
          <w:p w:rsidR="00C37471" w:rsidRDefault="00C37471" w:rsidP="003137F0">
            <w:pPr>
              <w:spacing w:after="0"/>
              <w:ind w:left="708"/>
              <w:rPr>
                <w:rFonts w:ascii="Courier New" w:hAnsi="Courier New"/>
                <w:sz w:val="20"/>
                <w:szCs w:val="20"/>
              </w:rPr>
            </w:pPr>
            <w:r>
              <w:rPr>
                <w:rFonts w:ascii="Courier New" w:hAnsi="Courier New"/>
                <w:sz w:val="20"/>
                <w:szCs w:val="20"/>
              </w:rPr>
              <w:t xml:space="preserve">            // Use this method to tell Mocean SDK to handle clicks and send the impression trackers as well as click trackers</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t>ad.trackViewForInteractions(mLayout);</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t>runOnUiThread(new Runnable() {</w:t>
            </w:r>
          </w:p>
          <w:p w:rsidR="00C37471" w:rsidRDefault="00C37471" w:rsidP="003137F0">
            <w:pPr>
              <w:spacing w:after="0"/>
              <w:ind w:left="708"/>
              <w:rPr>
                <w:rFonts w:ascii="Courier New" w:hAnsi="Courier New"/>
                <w:sz w:val="20"/>
                <w:szCs w:val="20"/>
              </w:rPr>
            </w:pP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t>@Override</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t>public void run() {</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Image iconImage = ad.getIconImage();</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Image mainImage = ad.getMainImage();</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if (iconImage != null) {</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ad.loadImage(imgLogo, iconImage.getUrl());</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if (mainImage != null) {</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ad.loadImage(imgMain, mainImage.getUrl());</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w:t>
            </w:r>
          </w:p>
          <w:p w:rsidR="00C37471" w:rsidRDefault="00C37471" w:rsidP="003137F0">
            <w:pPr>
              <w:spacing w:after="0"/>
              <w:ind w:left="708"/>
              <w:rPr>
                <w:rFonts w:ascii="Courier New" w:hAnsi="Courier New"/>
                <w:sz w:val="20"/>
                <w:szCs w:val="20"/>
              </w:rPr>
            </w:pP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txtTitle.setText(ad.getTitle());</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txtDescription.setText(ad.getText());</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r>
            <w:r>
              <w:rPr>
                <w:rFonts w:ascii="Courier New" w:hAnsi="Courier New"/>
                <w:sz w:val="20"/>
                <w:szCs w:val="20"/>
              </w:rPr>
              <w:tab/>
              <w:t>txtCtaText.setText(ad.getCallToAction());</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r>
            <w:r>
              <w:rPr>
                <w:rFonts w:ascii="Courier New" w:hAnsi="Courier New"/>
                <w:sz w:val="20"/>
                <w:szCs w:val="20"/>
              </w:rPr>
              <w:tab/>
              <w:t>}</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t>});</w:t>
            </w:r>
          </w:p>
          <w:p w:rsidR="00C37471" w:rsidRDefault="00C37471" w:rsidP="003137F0">
            <w:pPr>
              <w:spacing w:after="0"/>
              <w:ind w:left="708"/>
              <w:rPr>
                <w:rFonts w:ascii="Courier New" w:hAnsi="Courier New"/>
                <w:sz w:val="20"/>
                <w:szCs w:val="20"/>
              </w:rPr>
            </w:pPr>
            <w:r>
              <w:rPr>
                <w:rFonts w:ascii="Courier New" w:hAnsi="Courier New"/>
                <w:sz w:val="20"/>
                <w:szCs w:val="20"/>
              </w:rPr>
              <w:tab/>
              <w:t>}</w:t>
            </w:r>
          </w:p>
          <w:p w:rsidR="00C37471" w:rsidRDefault="00C37471" w:rsidP="003137F0">
            <w:pPr>
              <w:spacing w:after="0"/>
              <w:ind w:left="708"/>
              <w:rPr>
                <w:rFonts w:ascii="Courier New" w:hAnsi="Courier New"/>
                <w:sz w:val="20"/>
                <w:szCs w:val="20"/>
              </w:rPr>
            </w:pPr>
            <w:r>
              <w:rPr>
                <w:rFonts w:ascii="Courier New" w:hAnsi="Courier New"/>
                <w:sz w:val="20"/>
                <w:szCs w:val="20"/>
              </w:rPr>
              <w:t>}</w:t>
            </w:r>
          </w:p>
          <w:p w:rsidR="00C37471" w:rsidRDefault="00C37471" w:rsidP="003137F0">
            <w:pPr>
              <w:spacing w:after="0"/>
              <w:ind w:left="708"/>
              <w:rPr>
                <w:rFonts w:ascii="Courier New" w:hAnsi="Courier New"/>
                <w:sz w:val="20"/>
                <w:szCs w:val="20"/>
              </w:rPr>
            </w:pPr>
          </w:p>
          <w:p w:rsidR="00C37471" w:rsidRDefault="00C37471" w:rsidP="003137F0">
            <w:pPr>
              <w:spacing w:after="0"/>
              <w:ind w:left="708"/>
              <w:rPr>
                <w:rFonts w:ascii="Courier New" w:hAnsi="Courier New"/>
                <w:sz w:val="20"/>
                <w:szCs w:val="20"/>
              </w:rPr>
            </w:pPr>
            <w:r>
              <w:rPr>
                <w:rFonts w:ascii="Courier New" w:hAnsi="Courier New"/>
                <w:sz w:val="20"/>
                <w:szCs w:val="20"/>
              </w:rPr>
              <w:t>@Override</w:t>
            </w:r>
          </w:p>
          <w:p w:rsidR="00C37471" w:rsidRDefault="00C37471" w:rsidP="003137F0">
            <w:pPr>
              <w:spacing w:after="0"/>
              <w:ind w:left="708"/>
              <w:rPr>
                <w:rFonts w:ascii="Courier New" w:hAnsi="Courier New"/>
                <w:sz w:val="20"/>
                <w:szCs w:val="20"/>
              </w:rPr>
            </w:pPr>
            <w:r>
              <w:rPr>
                <w:rFonts w:ascii="Courier New" w:hAnsi="Courier New"/>
                <w:sz w:val="20"/>
                <w:szCs w:val="20"/>
              </w:rPr>
              <w:t>public void onNativeAdFailed(MASTNativeAd ad, Exception ex) {</w:t>
            </w:r>
          </w:p>
          <w:p w:rsidR="00C37471" w:rsidRDefault="00C37471" w:rsidP="003137F0">
            <w:pPr>
              <w:spacing w:after="0"/>
              <w:ind w:left="708"/>
              <w:rPr>
                <w:rFonts w:ascii="Courier New" w:hAnsi="Courier New"/>
                <w:sz w:val="20"/>
                <w:szCs w:val="20"/>
              </w:rPr>
            </w:pPr>
            <w:r>
              <w:rPr>
                <w:rFonts w:ascii="Courier New" w:hAnsi="Courier New"/>
                <w:sz w:val="20"/>
                <w:szCs w:val="20"/>
              </w:rPr>
              <w:tab/>
              <w:t>ex.printStackTrace();</w:t>
            </w:r>
          </w:p>
          <w:p w:rsidR="00C37471" w:rsidRDefault="00C37471" w:rsidP="003137F0">
            <w:pPr>
              <w:spacing w:after="0"/>
              <w:ind w:left="708"/>
              <w:rPr>
                <w:rFonts w:ascii="Courier New" w:hAnsi="Courier New"/>
                <w:sz w:val="20"/>
                <w:szCs w:val="20"/>
              </w:rPr>
            </w:pPr>
            <w:r>
              <w:rPr>
                <w:rFonts w:ascii="Courier New" w:hAnsi="Courier New"/>
                <w:sz w:val="20"/>
                <w:szCs w:val="20"/>
              </w:rPr>
              <w:t>}</w:t>
            </w:r>
          </w:p>
          <w:p w:rsidR="00C37471" w:rsidRDefault="00C37471" w:rsidP="003137F0">
            <w:pPr>
              <w:spacing w:after="0"/>
              <w:ind w:left="708"/>
              <w:rPr>
                <w:rFonts w:ascii="Courier New" w:hAnsi="Courier New"/>
                <w:sz w:val="20"/>
                <w:szCs w:val="20"/>
              </w:rPr>
            </w:pPr>
          </w:p>
          <w:p w:rsidR="00C37471" w:rsidRDefault="00C37471" w:rsidP="003137F0">
            <w:pPr>
              <w:spacing w:after="0"/>
              <w:ind w:left="708"/>
              <w:rPr>
                <w:rFonts w:ascii="Courier New" w:hAnsi="Courier New"/>
                <w:sz w:val="20"/>
                <w:szCs w:val="20"/>
              </w:rPr>
            </w:pPr>
            <w:r>
              <w:rPr>
                <w:rFonts w:ascii="Courier New" w:hAnsi="Courier New"/>
                <w:sz w:val="20"/>
                <w:szCs w:val="20"/>
              </w:rPr>
              <w:t>@Override</w:t>
            </w:r>
          </w:p>
          <w:p w:rsidR="00C37471" w:rsidRDefault="00C37471" w:rsidP="003137F0">
            <w:pPr>
              <w:spacing w:after="0"/>
              <w:ind w:left="708"/>
              <w:rPr>
                <w:rFonts w:ascii="Courier New" w:hAnsi="Courier New"/>
                <w:sz w:val="20"/>
                <w:szCs w:val="20"/>
              </w:rPr>
            </w:pPr>
            <w:r>
              <w:rPr>
                <w:rFonts w:ascii="Courier New" w:hAnsi="Courier New"/>
                <w:sz w:val="20"/>
                <w:szCs w:val="20"/>
              </w:rPr>
              <w:t>public void onReceivedThirdPartyRequest(MASTNativeAd ad,</w:t>
            </w:r>
          </w:p>
          <w:p w:rsidR="00C37471" w:rsidRDefault="00C37471" w:rsidP="003137F0">
            <w:pPr>
              <w:spacing w:after="0"/>
              <w:ind w:left="708"/>
              <w:rPr>
                <w:rFonts w:ascii="Courier New" w:hAnsi="Courier New"/>
                <w:sz w:val="20"/>
                <w:szCs w:val="20"/>
              </w:rPr>
            </w:pPr>
            <w:r>
              <w:rPr>
                <w:rFonts w:ascii="Courier New" w:hAnsi="Courier New"/>
                <w:sz w:val="20"/>
                <w:szCs w:val="20"/>
              </w:rPr>
              <w:tab/>
            </w:r>
            <w:r>
              <w:rPr>
                <w:rFonts w:ascii="Courier New" w:hAnsi="Courier New"/>
                <w:sz w:val="20"/>
                <w:szCs w:val="20"/>
              </w:rPr>
              <w:tab/>
              <w:t>Map&lt;String, String&gt; properties, Map&lt;String, String&gt; parameters) {</w:t>
            </w:r>
          </w:p>
          <w:p w:rsidR="00C37471" w:rsidRDefault="00C37471" w:rsidP="003137F0">
            <w:pPr>
              <w:spacing w:after="0"/>
              <w:ind w:left="708"/>
              <w:rPr>
                <w:rFonts w:ascii="Courier New" w:hAnsi="Courier New"/>
                <w:sz w:val="20"/>
                <w:szCs w:val="20"/>
              </w:rPr>
            </w:pPr>
            <w:r>
              <w:rPr>
                <w:rFonts w:ascii="Courier New" w:hAnsi="Courier New"/>
                <w:sz w:val="20"/>
                <w:szCs w:val="20"/>
              </w:rPr>
              <w:t>}</w:t>
            </w:r>
          </w:p>
          <w:p w:rsidR="00C37471" w:rsidRDefault="00C37471" w:rsidP="003137F0">
            <w:pPr>
              <w:spacing w:after="0"/>
              <w:ind w:left="708"/>
              <w:rPr>
                <w:rFonts w:ascii="Courier New" w:hAnsi="Courier New"/>
                <w:sz w:val="20"/>
                <w:szCs w:val="20"/>
              </w:rPr>
            </w:pPr>
          </w:p>
          <w:p w:rsidR="00C37471" w:rsidRDefault="00C37471" w:rsidP="003137F0">
            <w:pPr>
              <w:spacing w:after="0"/>
              <w:ind w:left="708"/>
              <w:rPr>
                <w:rFonts w:ascii="Courier New" w:hAnsi="Courier New"/>
                <w:sz w:val="20"/>
                <w:szCs w:val="20"/>
              </w:rPr>
            </w:pPr>
            <w:r>
              <w:rPr>
                <w:rFonts w:ascii="Courier New" w:hAnsi="Courier New"/>
                <w:sz w:val="20"/>
                <w:szCs w:val="20"/>
              </w:rPr>
              <w:t>@Override</w:t>
            </w:r>
          </w:p>
          <w:p w:rsidR="00C37471" w:rsidRDefault="00C37471" w:rsidP="003137F0">
            <w:pPr>
              <w:spacing w:after="0"/>
              <w:ind w:left="708"/>
              <w:rPr>
                <w:rFonts w:ascii="Courier New" w:hAnsi="Courier New"/>
                <w:sz w:val="20"/>
                <w:szCs w:val="20"/>
              </w:rPr>
            </w:pPr>
            <w:r>
              <w:rPr>
                <w:rFonts w:ascii="Courier New" w:hAnsi="Courier New"/>
                <w:sz w:val="20"/>
                <w:szCs w:val="20"/>
              </w:rPr>
              <w:t>public void onNativeAdClicked(MASTNativeAd ad) {</w:t>
            </w:r>
          </w:p>
          <w:p w:rsidR="00C37471" w:rsidRDefault="00C37471" w:rsidP="003137F0">
            <w:pPr>
              <w:spacing w:after="0"/>
              <w:ind w:left="708"/>
              <w:rPr>
                <w:rFonts w:ascii="Courier New" w:hAnsi="Courier New"/>
                <w:sz w:val="20"/>
                <w:szCs w:val="20"/>
              </w:rPr>
            </w:pPr>
          </w:p>
          <w:p w:rsidR="00C37471" w:rsidRDefault="00C37471" w:rsidP="003137F0">
            <w:pPr>
              <w:spacing w:after="0"/>
              <w:ind w:left="708"/>
              <w:rPr>
                <w:rFonts w:ascii="Courier New" w:hAnsi="Courier New"/>
                <w:sz w:val="20"/>
                <w:szCs w:val="20"/>
              </w:rPr>
            </w:pPr>
            <w:r>
              <w:rPr>
                <w:rFonts w:ascii="Courier New" w:hAnsi="Courier New"/>
                <w:sz w:val="20"/>
                <w:szCs w:val="20"/>
              </w:rPr>
              <w:t>}</w:t>
            </w:r>
          </w:p>
        </w:tc>
      </w:tr>
    </w:tbl>
    <w:p w:rsidR="00C37471" w:rsidRDefault="00C37471" w:rsidP="00C37471"/>
    <w:p w:rsidR="00C37471" w:rsidRDefault="00C37471" w:rsidP="00C37471">
      <w:pPr>
        <w:rPr>
          <w:b/>
          <w:bCs/>
          <w:sz w:val="32"/>
          <w:szCs w:val="32"/>
        </w:rPr>
      </w:pPr>
    </w:p>
    <w:p w:rsidR="00C37471" w:rsidRPr="007C1890" w:rsidRDefault="00C37471" w:rsidP="00C37471">
      <w:pPr>
        <w:rPr>
          <w:b/>
          <w:bCs/>
          <w:sz w:val="32"/>
          <w:szCs w:val="32"/>
        </w:rPr>
      </w:pPr>
      <w:r w:rsidRPr="00E07262">
        <w:rPr>
          <w:b/>
          <w:bCs/>
          <w:sz w:val="32"/>
          <w:szCs w:val="32"/>
          <w:highlight w:val="yellow"/>
        </w:rPr>
        <w:t>Using Mediation</w:t>
      </w:r>
    </w:p>
    <w:p w:rsidR="00C37471" w:rsidRDefault="00C37471" w:rsidP="00C37471">
      <w:r>
        <w:t xml:space="preserve">If you want to use </w:t>
      </w:r>
      <w:r w:rsidR="00EA728F">
        <w:rPr>
          <w:lang w:val="en-US"/>
        </w:rPr>
        <w:t xml:space="preserve">the </w:t>
      </w:r>
      <w:r>
        <w:t xml:space="preserve">mediation framework, just follow </w:t>
      </w:r>
      <w:r w:rsidR="00EA728F">
        <w:rPr>
          <w:lang w:val="en-US"/>
        </w:rPr>
        <w:t xml:space="preserve">the </w:t>
      </w:r>
      <w:r>
        <w:t xml:space="preserve">integration documents of </w:t>
      </w:r>
      <w:r>
        <w:rPr>
          <w:b/>
          <w:bCs/>
        </w:rPr>
        <w:t xml:space="preserve">Facebook Audience Network </w:t>
      </w:r>
      <w:r>
        <w:t xml:space="preserve">and </w:t>
      </w:r>
      <w:r>
        <w:rPr>
          <w:b/>
          <w:bCs/>
        </w:rPr>
        <w:t>MoPub</w:t>
      </w:r>
      <w:r w:rsidR="00EA728F" w:rsidRPr="00F81521">
        <w:rPr>
          <w:bCs/>
          <w:lang w:val="en-US"/>
        </w:rPr>
        <w:t>,</w:t>
      </w:r>
      <w:r>
        <w:t xml:space="preserve"> and set </w:t>
      </w:r>
      <w:r>
        <w:rPr>
          <w:b/>
          <w:bCs/>
          <w:i/>
          <w:iCs/>
        </w:rPr>
        <w:t xml:space="preserve">NativeAd.overrideAdapterLoading(false). </w:t>
      </w:r>
      <w:r w:rsidR="00EA728F">
        <w:rPr>
          <w:lang w:val="en-US"/>
        </w:rPr>
        <w:t>Using this</w:t>
      </w:r>
      <w:r>
        <w:t xml:space="preserve">, </w:t>
      </w:r>
      <w:r w:rsidR="00EA728F">
        <w:rPr>
          <w:lang w:val="en-US"/>
        </w:rPr>
        <w:t xml:space="preserve">the </w:t>
      </w:r>
      <w:r>
        <w:t>Mocean SDK will automatically handle instantiation of third</w:t>
      </w:r>
      <w:r w:rsidR="00EA728F">
        <w:rPr>
          <w:lang w:val="en-US"/>
        </w:rPr>
        <w:t>-</w:t>
      </w:r>
      <w:r>
        <w:t xml:space="preserve">party SDKs and hence fetching </w:t>
      </w:r>
      <w:r w:rsidR="00EA728F">
        <w:rPr>
          <w:lang w:val="en-US"/>
        </w:rPr>
        <w:t xml:space="preserve">the </w:t>
      </w:r>
      <w:r>
        <w:t>required details from thi</w:t>
      </w:r>
      <w:r w:rsidR="00EA728F">
        <w:rPr>
          <w:lang w:val="en-US"/>
        </w:rPr>
        <w:t>r</w:t>
      </w:r>
      <w:r>
        <w:t>d</w:t>
      </w:r>
      <w:r w:rsidR="00EA728F">
        <w:rPr>
          <w:lang w:val="en-US"/>
        </w:rPr>
        <w:t>-</w:t>
      </w:r>
      <w:r>
        <w:t xml:space="preserve">party SDKs. </w:t>
      </w:r>
    </w:p>
    <w:p w:rsidR="00C37471" w:rsidRDefault="00C37471" w:rsidP="00C37471">
      <w:r>
        <w:t xml:space="preserve">Facebook Audience Network (see </w:t>
      </w:r>
      <w:r w:rsidR="00EA728F">
        <w:rPr>
          <w:lang w:val="en-US"/>
        </w:rPr>
        <w:t xml:space="preserve">the </w:t>
      </w:r>
      <w:r>
        <w:t xml:space="preserve">native section for </w:t>
      </w:r>
      <w:r w:rsidR="00492A95">
        <w:rPr>
          <w:lang w:val="en-US"/>
        </w:rPr>
        <w:t xml:space="preserve">more </w:t>
      </w:r>
      <w:r>
        <w:t xml:space="preserve">details): </w:t>
      </w:r>
      <w:hyperlink r:id="rId19" w:history="1">
        <w:r w:rsidRPr="00646C4E">
          <w:rPr>
            <w:rStyle w:val="Hyperlink"/>
            <w:lang w:eastAsia="ar-SA"/>
          </w:rPr>
          <w:t>https://developers.facebook.com/docs/audience-network/getting-started</w:t>
        </w:r>
      </w:hyperlink>
      <w:r>
        <w:t xml:space="preserve"> </w:t>
      </w:r>
    </w:p>
    <w:p w:rsidR="00C37471" w:rsidRDefault="00C37471" w:rsidP="00C37471">
      <w:r>
        <w:t xml:space="preserve">MoPub (see </w:t>
      </w:r>
      <w:r w:rsidR="00EA728F">
        <w:rPr>
          <w:lang w:val="en-US"/>
        </w:rPr>
        <w:t xml:space="preserve">the </w:t>
      </w:r>
      <w:r>
        <w:t xml:space="preserve">native section for </w:t>
      </w:r>
      <w:r w:rsidR="00492A95">
        <w:rPr>
          <w:lang w:val="en-US"/>
        </w:rPr>
        <w:t xml:space="preserve">more </w:t>
      </w:r>
      <w:r>
        <w:t xml:space="preserve">details): </w:t>
      </w:r>
      <w:hyperlink r:id="rId20" w:history="1">
        <w:r w:rsidRPr="00646C4E">
          <w:rPr>
            <w:rStyle w:val="Hyperlink"/>
          </w:rPr>
          <w:t>https://dev.twitter.com/mopub/android/getting-started</w:t>
        </w:r>
      </w:hyperlink>
      <w:r>
        <w:t xml:space="preserve"> </w:t>
      </w:r>
    </w:p>
    <w:p w:rsidR="00C37471" w:rsidRDefault="00C37471" w:rsidP="00C37471">
      <w:pPr>
        <w:rPr>
          <w:b/>
          <w:bCs/>
          <w:lang w:val="en-US"/>
        </w:rPr>
      </w:pPr>
    </w:p>
    <w:p w:rsidR="00C37471" w:rsidRPr="00A6328B" w:rsidRDefault="00C37471" w:rsidP="00C37471">
      <w:pPr>
        <w:rPr>
          <w:sz w:val="32"/>
          <w:szCs w:val="32"/>
          <w:lang w:val="en-US"/>
        </w:rPr>
      </w:pPr>
      <w:r w:rsidRPr="00E07262">
        <w:rPr>
          <w:b/>
          <w:bCs/>
          <w:sz w:val="32"/>
          <w:szCs w:val="32"/>
          <w:highlight w:val="yellow"/>
          <w:lang w:val="en-US"/>
        </w:rPr>
        <w:t>Downloading Adapter</w:t>
      </w:r>
      <w:r w:rsidR="00EA728F">
        <w:rPr>
          <w:b/>
          <w:bCs/>
          <w:sz w:val="32"/>
          <w:szCs w:val="32"/>
          <w:lang w:val="en-US"/>
        </w:rPr>
        <w:t>s</w:t>
      </w:r>
    </w:p>
    <w:p w:rsidR="001C0825" w:rsidRDefault="001C0825" w:rsidP="001C0825">
      <w:pPr>
        <w:rPr>
          <w:lang w:val="en-US"/>
        </w:rPr>
      </w:pPr>
      <w:r w:rsidRPr="001C0825">
        <w:rPr>
          <w:lang w:val="en-US"/>
        </w:rPr>
        <w:t xml:space="preserve"> </w:t>
      </w:r>
      <w:r>
        <w:rPr>
          <w:lang w:val="en-US"/>
        </w:rPr>
        <w:t xml:space="preserve">The adapters for </w:t>
      </w:r>
      <w:r w:rsidRPr="00DF3B10">
        <w:rPr>
          <w:lang w:val="en-US"/>
        </w:rPr>
        <w:t xml:space="preserve">Facebook </w:t>
      </w:r>
      <w:r>
        <w:rPr>
          <w:lang w:val="en-US"/>
        </w:rPr>
        <w:t>A</w:t>
      </w:r>
      <w:r w:rsidRPr="00DF3B10">
        <w:rPr>
          <w:lang w:val="en-US"/>
        </w:rPr>
        <w:t xml:space="preserve">udience </w:t>
      </w:r>
      <w:r>
        <w:rPr>
          <w:lang w:val="en-US"/>
        </w:rPr>
        <w:t>N</w:t>
      </w:r>
      <w:r w:rsidRPr="00DF3B10">
        <w:rPr>
          <w:lang w:val="en-US"/>
        </w:rPr>
        <w:t xml:space="preserve">etwork and </w:t>
      </w:r>
      <w:proofErr w:type="spellStart"/>
      <w:r>
        <w:rPr>
          <w:lang w:val="en-US"/>
        </w:rPr>
        <w:t>M</w:t>
      </w:r>
      <w:r w:rsidRPr="00DF3B10">
        <w:rPr>
          <w:lang w:val="en-US"/>
        </w:rPr>
        <w:t>o</w:t>
      </w:r>
      <w:r>
        <w:rPr>
          <w:lang w:val="en-US"/>
        </w:rPr>
        <w:t>P</w:t>
      </w:r>
      <w:r w:rsidRPr="00DF3B10">
        <w:rPr>
          <w:lang w:val="en-US"/>
        </w:rPr>
        <w:t>ub</w:t>
      </w:r>
      <w:proofErr w:type="spellEnd"/>
      <w:r w:rsidRPr="00DF3B10">
        <w:rPr>
          <w:lang w:val="en-US"/>
        </w:rPr>
        <w:t xml:space="preserve"> </w:t>
      </w:r>
      <w:r>
        <w:rPr>
          <w:lang w:val="en-US"/>
        </w:rPr>
        <w:t xml:space="preserve">will be downloaded along with </w:t>
      </w:r>
      <w:r w:rsidR="00EA728F">
        <w:rPr>
          <w:lang w:val="en-US"/>
        </w:rPr>
        <w:t xml:space="preserve">the Mocean </w:t>
      </w:r>
      <w:r>
        <w:rPr>
          <w:lang w:val="en-US"/>
        </w:rPr>
        <w:t>SDK</w:t>
      </w:r>
      <w:r w:rsidR="00EA728F">
        <w:rPr>
          <w:lang w:val="en-US"/>
        </w:rPr>
        <w:t>.</w:t>
      </w:r>
      <w:r>
        <w:rPr>
          <w:lang w:val="en-US"/>
        </w:rPr>
        <w:t xml:space="preserve"> </w:t>
      </w:r>
    </w:p>
    <w:p w:rsidR="001C0825" w:rsidRDefault="001C0825" w:rsidP="001C0825">
      <w:pPr>
        <w:rPr>
          <w:color w:val="FF0000"/>
          <w:lang w:val="en-US"/>
        </w:rPr>
      </w:pPr>
      <w:r>
        <w:rPr>
          <w:lang w:val="en-US"/>
        </w:rPr>
        <w:t xml:space="preserve">Please add </w:t>
      </w:r>
      <w:r w:rsidR="00EA728F">
        <w:rPr>
          <w:lang w:val="en-US"/>
        </w:rPr>
        <w:t xml:space="preserve">the </w:t>
      </w:r>
      <w:r>
        <w:rPr>
          <w:lang w:val="en-US"/>
        </w:rPr>
        <w:t xml:space="preserve">above adapters only if you are using </w:t>
      </w:r>
      <w:r w:rsidRPr="00DF3B10">
        <w:rPr>
          <w:lang w:val="en-US"/>
        </w:rPr>
        <w:t xml:space="preserve">Facebook </w:t>
      </w:r>
      <w:r>
        <w:rPr>
          <w:lang w:val="en-US"/>
        </w:rPr>
        <w:t>A</w:t>
      </w:r>
      <w:r w:rsidRPr="00DF3B10">
        <w:rPr>
          <w:lang w:val="en-US"/>
        </w:rPr>
        <w:t xml:space="preserve">udience </w:t>
      </w:r>
      <w:r>
        <w:rPr>
          <w:lang w:val="en-US"/>
        </w:rPr>
        <w:t>N</w:t>
      </w:r>
      <w:r w:rsidRPr="00DF3B10">
        <w:rPr>
          <w:lang w:val="en-US"/>
        </w:rPr>
        <w:t xml:space="preserve">etwork and </w:t>
      </w:r>
      <w:proofErr w:type="spellStart"/>
      <w:r>
        <w:rPr>
          <w:lang w:val="en-US"/>
        </w:rPr>
        <w:t>M</w:t>
      </w:r>
      <w:r w:rsidRPr="00DF3B10">
        <w:rPr>
          <w:lang w:val="en-US"/>
        </w:rPr>
        <w:t>o</w:t>
      </w:r>
      <w:r>
        <w:rPr>
          <w:lang w:val="en-US"/>
        </w:rPr>
        <w:t>P</w:t>
      </w:r>
      <w:r w:rsidRPr="00DF3B10">
        <w:rPr>
          <w:lang w:val="en-US"/>
        </w:rPr>
        <w:t>ub</w:t>
      </w:r>
      <w:proofErr w:type="spellEnd"/>
      <w:r w:rsidRPr="00DF3B10">
        <w:rPr>
          <w:lang w:val="en-US"/>
        </w:rPr>
        <w:t xml:space="preserve"> </w:t>
      </w:r>
      <w:r w:rsidR="007C294F">
        <w:rPr>
          <w:lang w:val="en-US"/>
        </w:rPr>
        <w:t>a</w:t>
      </w:r>
      <w:r>
        <w:rPr>
          <w:lang w:val="en-US"/>
        </w:rPr>
        <w:t xml:space="preserve">s mediation SDKs. </w:t>
      </w:r>
    </w:p>
    <w:p w:rsidR="001C0825" w:rsidRPr="00F44FF8" w:rsidRDefault="001C0825" w:rsidP="003137F0">
      <w:pPr>
        <w:rPr>
          <w:b/>
          <w:bCs/>
          <w:sz w:val="32"/>
          <w:szCs w:val="32"/>
          <w:highlight w:val="yellow"/>
          <w:lang w:val="en-US"/>
        </w:rPr>
      </w:pPr>
    </w:p>
    <w:p w:rsidR="003137F0" w:rsidRPr="00F44FF8" w:rsidRDefault="001C3A67" w:rsidP="003137F0">
      <w:pPr>
        <w:rPr>
          <w:b/>
          <w:bCs/>
          <w:sz w:val="32"/>
          <w:szCs w:val="32"/>
          <w:highlight w:val="yellow"/>
          <w:lang w:val="en-US"/>
        </w:rPr>
      </w:pPr>
      <w:r w:rsidRPr="00F44FF8">
        <w:rPr>
          <w:b/>
          <w:bCs/>
          <w:sz w:val="32"/>
          <w:szCs w:val="32"/>
          <w:highlight w:val="yellow"/>
          <w:lang w:val="en-US"/>
        </w:rPr>
        <w:t>Facebook Audience Network</w:t>
      </w:r>
      <w:r w:rsidR="00EA728F">
        <w:rPr>
          <w:b/>
          <w:bCs/>
          <w:sz w:val="32"/>
          <w:szCs w:val="32"/>
          <w:highlight w:val="yellow"/>
          <w:lang w:val="en-US"/>
        </w:rPr>
        <w:t>-s</w:t>
      </w:r>
      <w:r w:rsidR="001C0825" w:rsidRPr="00F44FF8">
        <w:rPr>
          <w:b/>
          <w:bCs/>
          <w:sz w:val="32"/>
          <w:szCs w:val="32"/>
          <w:highlight w:val="yellow"/>
          <w:lang w:val="en-US"/>
        </w:rPr>
        <w:t>pecific Change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3137F0" w:rsidTr="003137F0">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1C3A67" w:rsidRPr="001C3A67" w:rsidRDefault="001C3A67" w:rsidP="001C3A67">
            <w:pPr>
              <w:spacing w:after="0"/>
              <w:ind w:left="708"/>
              <w:rPr>
                <w:rFonts w:ascii="Courier New" w:hAnsi="Courier New"/>
                <w:sz w:val="20"/>
                <w:szCs w:val="20"/>
              </w:rPr>
            </w:pPr>
            <w:r w:rsidRPr="001C3A67">
              <w:rPr>
                <w:rFonts w:ascii="Courier New" w:hAnsi="Courier New"/>
                <w:sz w:val="20"/>
                <w:szCs w:val="20"/>
              </w:rPr>
              <w:t>/*Add your device id for Facebook Audience network to get test ads.</w:t>
            </w:r>
          </w:p>
          <w:p w:rsidR="001C3A67" w:rsidRPr="001C3A67" w:rsidRDefault="001C3A67" w:rsidP="001C3A67">
            <w:pPr>
              <w:spacing w:after="0"/>
              <w:ind w:left="708"/>
              <w:rPr>
                <w:rFonts w:ascii="Courier New" w:hAnsi="Courier New"/>
                <w:sz w:val="20"/>
                <w:szCs w:val="20"/>
              </w:rPr>
            </w:pPr>
            <w:r w:rsidRPr="001C3A67">
              <w:rPr>
                <w:rFonts w:ascii="Courier New" w:hAnsi="Courier New"/>
                <w:sz w:val="20"/>
                <w:szCs w:val="20"/>
              </w:rPr>
              <w:t>* This will be printed in the logs once you launch the application for</w:t>
            </w:r>
          </w:p>
          <w:p w:rsidR="001C3A67" w:rsidRPr="001C3A67" w:rsidRDefault="001C3A67" w:rsidP="001C3A67">
            <w:pPr>
              <w:spacing w:after="0"/>
              <w:ind w:left="708"/>
              <w:rPr>
                <w:rFonts w:ascii="Courier New" w:hAnsi="Courier New"/>
                <w:sz w:val="20"/>
                <w:szCs w:val="20"/>
              </w:rPr>
            </w:pPr>
            <w:r w:rsidRPr="001C3A67">
              <w:rPr>
                <w:rFonts w:ascii="Courier New" w:hAnsi="Courier New"/>
                <w:sz w:val="20"/>
                <w:szCs w:val="20"/>
              </w:rPr>
              <w:t>* the first time.*/</w:t>
            </w:r>
          </w:p>
          <w:p w:rsidR="003137F0" w:rsidRDefault="001C3A67" w:rsidP="001C3A67">
            <w:pPr>
              <w:spacing w:after="0"/>
              <w:ind w:left="708"/>
              <w:rPr>
                <w:rFonts w:ascii="Courier New" w:hAnsi="Courier New"/>
                <w:sz w:val="20"/>
                <w:szCs w:val="20"/>
              </w:rPr>
            </w:pPr>
            <w:r w:rsidRPr="001C3A67">
              <w:rPr>
                <w:rFonts w:ascii="Courier New" w:hAnsi="Courier New"/>
                <w:sz w:val="20"/>
                <w:szCs w:val="20"/>
              </w:rPr>
              <w:t>ad.addTestDeviceIdForNetwork(MediationNetw</w:t>
            </w:r>
            <w:r w:rsidR="000A6A6E">
              <w:rPr>
                <w:rFonts w:ascii="Courier New" w:hAnsi="Courier New"/>
                <w:sz w:val="20"/>
                <w:szCs w:val="20"/>
              </w:rPr>
              <w:t xml:space="preserve">ork.FACEBOOK_AUDIENCE_NETWORK, </w:t>
            </w:r>
            <w:r>
              <w:rPr>
                <w:rFonts w:ascii="Courier New" w:hAnsi="Courier New"/>
                <w:sz w:val="20"/>
                <w:szCs w:val="20"/>
              </w:rPr>
              <w:t>DEVICE</w:t>
            </w:r>
            <w:r w:rsidR="000A6A6E">
              <w:rPr>
                <w:rFonts w:ascii="Courier New" w:hAnsi="Courier New"/>
                <w:sz w:val="20"/>
                <w:szCs w:val="20"/>
              </w:rPr>
              <w:t>_ID</w:t>
            </w:r>
            <w:r w:rsidRPr="001C3A67">
              <w:rPr>
                <w:rFonts w:ascii="Courier New" w:hAnsi="Courier New"/>
                <w:sz w:val="20"/>
                <w:szCs w:val="20"/>
              </w:rPr>
              <w:t>);</w:t>
            </w:r>
            <w:r w:rsidR="002744FF">
              <w:rPr>
                <w:rFonts w:ascii="Courier New" w:hAnsi="Courier New"/>
                <w:sz w:val="20"/>
                <w:szCs w:val="20"/>
              </w:rPr>
              <w:t xml:space="preserve"> //</w:t>
            </w:r>
            <w:r w:rsidR="000A6A6E">
              <w:rPr>
                <w:rFonts w:ascii="Courier New" w:hAnsi="Courier New"/>
                <w:sz w:val="20"/>
                <w:szCs w:val="20"/>
              </w:rPr>
              <w:t>Please change DEVICE_ID with actual ID</w:t>
            </w:r>
          </w:p>
        </w:tc>
      </w:tr>
    </w:tbl>
    <w:p w:rsidR="00C37471" w:rsidRDefault="00C37471"/>
    <w:p w:rsidR="00C37471" w:rsidRDefault="00C37471"/>
    <w:p w:rsidR="0068396E" w:rsidRDefault="008134E9">
      <w:pPr>
        <w:pStyle w:val="Heading2"/>
        <w:numPr>
          <w:ilvl w:val="0"/>
          <w:numId w:val="7"/>
        </w:numPr>
      </w:pPr>
      <w:bookmarkStart w:id="26" w:name="_Toc328415154"/>
      <w:bookmarkStart w:id="27" w:name="_Toc276729701"/>
      <w:bookmarkEnd w:id="26"/>
      <w:r>
        <w:t>Handling Rotation Changes</w:t>
      </w:r>
      <w:bookmarkEnd w:id="27"/>
    </w:p>
    <w:p w:rsidR="0068396E" w:rsidRDefault="008134E9">
      <w:r>
        <w:t xml:space="preserve">By default, when certain configuration changes (such as screen orientation and/or physical keyboard availability) occur, Android restarts the current activity (by invoking the </w:t>
      </w:r>
      <w:r>
        <w:rPr>
          <w:i/>
        </w:rPr>
        <w:t>onDestroy</w:t>
      </w:r>
      <w:r>
        <w:t xml:space="preserve">() and then </w:t>
      </w:r>
      <w:r>
        <w:rPr>
          <w:i/>
        </w:rPr>
        <w:t>onCreate</w:t>
      </w:r>
      <w:r>
        <w:t xml:space="preserve">() methods.) This will typically cause a full reload of all resources, and a refresh of screen content, including the ad view.  </w:t>
      </w:r>
    </w:p>
    <w:p w:rsidR="0068396E" w:rsidRDefault="008134E9">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68396E" w:rsidRDefault="008134E9">
      <w:r>
        <w:tab/>
      </w:r>
      <w:hyperlink r:id="rId21">
        <w:r>
          <w:rPr>
            <w:rStyle w:val="InternetLink"/>
          </w:rPr>
          <w:t>http://developer.android.com/guide/topics/resources/runtime-changes.html</w:t>
        </w:r>
      </w:hyperlink>
      <w:r>
        <w:t>.</w:t>
      </w:r>
    </w:p>
    <w:p w:rsidR="0068396E" w:rsidRDefault="008134E9">
      <w:r>
        <w:t xml:space="preserve">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w:t>
      </w:r>
      <w:r>
        <w:rPr>
          <w:lang w:val="en-US"/>
        </w:rPr>
        <w:t>the ad</w:t>
      </w:r>
      <w:r>
        <w:t xml:space="preserve">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rsidR="0068396E" w:rsidRDefault="008134E9">
      <w:pPr>
        <w:rPr>
          <w:lang w:val="en-US"/>
        </w:rPr>
      </w:pPr>
      <w:r>
        <w:rPr>
          <w:lang w:val="en-US"/>
        </w:rPr>
        <w:t xml:space="preserve">The following value is recommended for the activity tag </w:t>
      </w:r>
      <w:proofErr w:type="spellStart"/>
      <w:r>
        <w:rPr>
          <w:lang w:val="en-US"/>
        </w:rPr>
        <w:t>configChanges</w:t>
      </w:r>
      <w:proofErr w:type="spellEnd"/>
      <w:r>
        <w:rPr>
          <w:lang w:val="en-US"/>
        </w:rPr>
        <w:t xml:space="preserve"> attribute in the manifest for activities that will contain </w:t>
      </w:r>
      <w:proofErr w:type="spellStart"/>
      <w:r>
        <w:rPr>
          <w:lang w:val="en-US"/>
        </w:rPr>
        <w:t>MASTAdView</w:t>
      </w:r>
      <w:proofErr w:type="spellEnd"/>
      <w:r>
        <w:rPr>
          <w:lang w:val="en-US"/>
        </w:rPr>
        <w:t xml:space="preserve"> instances:</w:t>
      </w:r>
      <w:r>
        <w:rPr>
          <w:lang w:val="en-US"/>
        </w:rPr>
        <w:br/>
      </w:r>
      <w:proofErr w:type="spellStart"/>
      <w:r>
        <w:rPr>
          <w:lang w:val="en-US"/>
        </w:rPr>
        <w:t>keyboardHidden|orientation|screenSize</w:t>
      </w:r>
      <w:proofErr w:type="spellEnd"/>
    </w:p>
    <w:tbl>
      <w:tblPr>
        <w:tblW w:w="0" w:type="auto"/>
        <w:tblBorders>
          <w:top w:val="nil"/>
          <w:left w:val="nil"/>
          <w:bottom w:val="nil"/>
          <w:right w:val="nil"/>
          <w:insideH w:val="nil"/>
          <w:insideV w:val="nil"/>
        </w:tblBorders>
        <w:tblLook w:val="04A0" w:firstRow="1" w:lastRow="0" w:firstColumn="1" w:lastColumn="0" w:noHBand="0" w:noVBand="1"/>
      </w:tblPr>
      <w:tblGrid>
        <w:gridCol w:w="9571"/>
      </w:tblGrid>
      <w:tr w:rsidR="0068396E">
        <w:tc>
          <w:tcPr>
            <w:tcW w:w="9576" w:type="dxa"/>
            <w:tcBorders>
              <w:top w:val="nil"/>
              <w:left w:val="nil"/>
              <w:bottom w:val="nil"/>
              <w:right w:val="nil"/>
            </w:tcBorders>
            <w:shd w:val="clear" w:color="auto" w:fill="auto"/>
          </w:tcPr>
          <w:p w:rsidR="0068396E" w:rsidRDefault="008134E9">
            <w:pPr>
              <w:keepNext/>
              <w:spacing w:after="0"/>
            </w:pPr>
            <w:r>
              <w:rPr>
                <w:noProof/>
                <w:lang w:val="en-US"/>
              </w:rPr>
              <w:drawing>
                <wp:inline distT="0" distB="0" distL="0" distR="0" wp14:anchorId="31A661EC" wp14:editId="57077279">
                  <wp:extent cx="2286000" cy="4080510"/>
                  <wp:effectExtent l="0" t="0" r="0" b="0"/>
                  <wp:docPr id="9"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Screenshot_2012-06-14-14-21-33.png"/>
                          <pic:cNvPicPr>
                            <a:picLocks noChangeAspect="1" noChangeArrowheads="1"/>
                          </pic:cNvPicPr>
                        </pic:nvPicPr>
                        <pic:blipFill>
                          <a:blip r:embed="rId22"/>
                          <a:stretch>
                            <a:fillRect/>
                          </a:stretch>
                        </pic:blipFill>
                        <pic:spPr bwMode="auto">
                          <a:xfrm>
                            <a:off x="0" y="0"/>
                            <a:ext cx="2286000" cy="4080510"/>
                          </a:xfrm>
                          <a:prstGeom prst="rect">
                            <a:avLst/>
                          </a:prstGeom>
                          <a:noFill/>
                          <a:ln w="9525">
                            <a:noFill/>
                            <a:miter lim="800000"/>
                            <a:headEnd/>
                            <a:tailEnd/>
                          </a:ln>
                        </pic:spPr>
                      </pic:pic>
                    </a:graphicData>
                  </a:graphic>
                </wp:inline>
              </w:drawing>
            </w:r>
            <w:r>
              <w:rPr>
                <w:noProof/>
                <w:lang w:val="en-US"/>
              </w:rPr>
              <w:drawing>
                <wp:anchor distT="0" distB="0" distL="114300" distR="114300" simplePos="0" relativeHeight="251654656" behindDoc="0" locked="0" layoutInCell="1" allowOverlap="1" wp14:anchorId="53BF80B2" wp14:editId="74B9065A">
                  <wp:simplePos x="0" y="0"/>
                  <wp:positionH relativeFrom="margin">
                    <wp:posOffset>2570480</wp:posOffset>
                  </wp:positionH>
                  <wp:positionV relativeFrom="margin">
                    <wp:posOffset>646430</wp:posOffset>
                  </wp:positionV>
                  <wp:extent cx="3201035" cy="1796415"/>
                  <wp:effectExtent l="0" t="0" r="0" b="0"/>
                  <wp:wrapSquare wrapText="bothSides"/>
                  <wp:docPr id="10"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creenshot_2012-06-14-14-34-30.png"/>
                          <pic:cNvPicPr>
                            <a:picLocks noChangeAspect="1" noChangeArrowheads="1"/>
                          </pic:cNvPicPr>
                        </pic:nvPicPr>
                        <pic:blipFill>
                          <a:blip r:embed="rId23"/>
                          <a:stretch>
                            <a:fillRect/>
                          </a:stretch>
                        </pic:blipFill>
                        <pic:spPr bwMode="auto">
                          <a:xfrm>
                            <a:off x="0" y="0"/>
                            <a:ext cx="3201035" cy="1796415"/>
                          </a:xfrm>
                          <a:prstGeom prst="rect">
                            <a:avLst/>
                          </a:prstGeom>
                          <a:noFill/>
                          <a:ln w="9525">
                            <a:noFill/>
                            <a:miter lim="800000"/>
                            <a:headEnd/>
                            <a:tailEnd/>
                          </a:ln>
                        </pic:spPr>
                      </pic:pic>
                    </a:graphicData>
                  </a:graphic>
                </wp:anchor>
              </w:drawing>
            </w:r>
          </w:p>
          <w:p w:rsidR="0068396E" w:rsidRDefault="008134E9">
            <w:pPr>
              <w:pStyle w:val="Caption"/>
              <w:spacing w:after="0"/>
            </w:pPr>
            <w:r>
              <w:t xml:space="preserve">Figure </w:t>
            </w:r>
            <w:r>
              <w:rPr>
                <w:lang w:val="en-US"/>
              </w:rPr>
              <w:t>5</w:t>
            </w:r>
            <w:r>
              <w:t>.1 - Portrait Ad, Full Width, 100 tall</w:t>
            </w:r>
            <w:r w:rsidR="00EA728F">
              <w:rPr>
                <w:noProof/>
                <w:lang w:val="en-US"/>
              </w:rPr>
              <mc:AlternateContent>
                <mc:Choice Requires="wps">
                  <w:drawing>
                    <wp:anchor distT="0" distB="0" distL="114300" distR="114300" simplePos="0" relativeHeight="251660800" behindDoc="0" locked="0" layoutInCell="1" allowOverlap="1" wp14:anchorId="793594CA" wp14:editId="1889FE2F">
                      <wp:simplePos x="0" y="0"/>
                      <wp:positionH relativeFrom="column">
                        <wp:posOffset>2622550</wp:posOffset>
                      </wp:positionH>
                      <wp:positionV relativeFrom="paragraph">
                        <wp:posOffset>-1633220</wp:posOffset>
                      </wp:positionV>
                      <wp:extent cx="3149600" cy="355600"/>
                      <wp:effectExtent l="3175" t="0" r="0" b="1270"/>
                      <wp:wrapSquare wrapText="bothSides"/>
                      <wp:docPr id="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0" cy="35560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2744FF" w:rsidRDefault="002744FF">
                                  <w:pPr>
                                    <w:pStyle w:val="Caption"/>
                                  </w:pPr>
                                  <w:r>
                                    <w:t xml:space="preserve">Figure </w:t>
                                  </w:r>
                                  <w:r>
                                    <w:rPr>
                                      <w:lang w:val="en-US"/>
                                    </w:rPr>
                                    <w:t>5</w:t>
                                  </w:r>
                                  <w:r>
                                    <w:t>.2 - Landscape Ad, Full Width, 100 tall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206.5pt;margin-top:-128.6pt;width:248pt;height:2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" stroked="f" strokeweight="0">
                      <v:textbox inset="0,0,0,0">
                        <w:txbxContent>
                          <w:p w:rsidR="002744FF" w:rsidRDefault="002744FF">
                            <w:pPr>
                              <w:pStyle w:val="Caption"/>
                            </w:pPr>
                            <w:r>
                              <w:t xml:space="preserve">Figure </w:t>
                            </w:r>
                            <w:r>
                              <w:rPr>
                                <w:lang w:val="en-US"/>
                              </w:rPr>
                              <w:t>5</w:t>
                            </w:r>
                            <w:r>
                              <w:t>.2 - Landscape Ad, Full Width, 100 tall</w:t>
                            </w:r>
                          </w:p>
                        </w:txbxContent>
                      </v:textbox>
                      <w10:wrap type="square"/>
                    </v:rect>
                  </w:pict>
                </mc:Fallback>
              </mc:AlternateContent>
            </w:r>
          </w:p>
          <w:p w:rsidR="0068396E" w:rsidRDefault="0068396E">
            <w:pPr>
              <w:spacing w:after="0"/>
            </w:pPr>
          </w:p>
        </w:tc>
      </w:tr>
    </w:tbl>
    <w:p w:rsidR="0068396E" w:rsidRDefault="008134E9">
      <w:r>
        <w:t xml:space="preserve">If you have followed the Android developer documentation referenced above, you will have added a </w:t>
      </w:r>
      <w:r>
        <w:rPr>
          <w:i/>
        </w:rPr>
        <w:t>configChanges</w:t>
      </w:r>
      <w:r>
        <w:t xml:space="preserve"> property to the activity definition in your project manifest, and implemented the </w:t>
      </w:r>
      <w:r>
        <w:rPr>
          <w:i/>
        </w:rPr>
        <w:t>onConfigurationChanged</w:t>
      </w:r>
      <w:r>
        <w:t>() method in your java activity source code.</w:t>
      </w:r>
    </w:p>
    <w:p w:rsidR="0068396E" w:rsidRDefault="008134E9">
      <w:pPr>
        <w:rPr>
          <w:lang w:val="en-US"/>
        </w:rPr>
      </w:pPr>
      <w:r>
        <w:rPr>
          <w:lang w:val="en-US"/>
        </w:rPr>
        <w:t>See the Samples/</w:t>
      </w:r>
      <w:proofErr w:type="spellStart"/>
      <w:r>
        <w:rPr>
          <w:lang w:val="en-US"/>
        </w:rPr>
        <w:t>OrientationSamples</w:t>
      </w:r>
      <w:proofErr w:type="spellEnd"/>
      <w:r>
        <w:rPr>
          <w:lang w:val="en-US"/>
        </w:rPr>
        <w:t xml:space="preserve"> project for the means to detect the orientation ad and automatically update the </w:t>
      </w:r>
      <w:proofErr w:type="spellStart"/>
      <w:r>
        <w:rPr>
          <w:lang w:val="en-US"/>
        </w:rPr>
        <w:t>MASTAdView</w:t>
      </w:r>
      <w:proofErr w:type="spellEnd"/>
      <w:r>
        <w:rPr>
          <w:lang w:val="en-US"/>
        </w:rPr>
        <w:t xml:space="preserve"> instance after it’s layout is complete so the ad request size matches the new orientation layout size.</w:t>
      </w:r>
    </w:p>
    <w:p w:rsidR="0068396E" w:rsidRDefault="008134E9">
      <w:pPr>
        <w:pStyle w:val="Heading2"/>
        <w:numPr>
          <w:ilvl w:val="0"/>
          <w:numId w:val="7"/>
        </w:numPr>
      </w:pPr>
      <w:bookmarkStart w:id="28" w:name="_Toc328415156"/>
      <w:bookmarkStart w:id="29" w:name="_Toc276729702"/>
      <w:bookmarkEnd w:id="28"/>
      <w:r>
        <w:t>Detecting Ad Load Failures</w:t>
      </w:r>
      <w:bookmarkEnd w:id="29"/>
    </w:p>
    <w:p w:rsidR="0068396E" w:rsidRDefault="008134E9">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68396E" w:rsidRDefault="008134E9">
      <w:r>
        <w:t>The SDK includes an optional</w:t>
      </w:r>
      <w:r>
        <w:rPr>
          <w:lang w:val="en-US"/>
        </w:rPr>
        <w:t xml:space="preserve"> </w:t>
      </w:r>
      <w:proofErr w:type="spellStart"/>
      <w:r>
        <w:rPr>
          <w:i/>
          <w:lang w:val="en-US"/>
        </w:rPr>
        <w:t>MASTAdViewDelegate.RequestListener</w:t>
      </w:r>
      <w:proofErr w:type="spellEnd"/>
      <w:r>
        <w:rPr>
          <w:i/>
          <w:lang w:val="en-US"/>
        </w:rPr>
        <w:t xml:space="preserve"> </w:t>
      </w:r>
      <w:r>
        <w:t xml:space="preserve">interface which applications can implement to receive notifications when download related ad events occur. This interface includes </w:t>
      </w:r>
      <w:r>
        <w:rPr>
          <w:lang w:val="en-US"/>
        </w:rPr>
        <w:t>four</w:t>
      </w:r>
      <w:r>
        <w:t xml:space="preserve"> methods as follows:</w:t>
      </w:r>
    </w:p>
    <w:p w:rsidR="0068396E" w:rsidRDefault="008134E9">
      <w:pPr>
        <w:pStyle w:val="ListParagraph"/>
        <w:numPr>
          <w:ilvl w:val="0"/>
          <w:numId w:val="8"/>
        </w:numPr>
        <w:rPr>
          <w:lang w:val="en-US"/>
        </w:rPr>
      </w:pPr>
      <w:proofErr w:type="spellStart"/>
      <w:proofErr w:type="gramStart"/>
      <w:r>
        <w:rPr>
          <w:i/>
          <w:lang w:val="en-US"/>
        </w:rPr>
        <w:t>onReceivedAd</w:t>
      </w:r>
      <w:proofErr w:type="spellEnd"/>
      <w:proofErr w:type="gramEnd"/>
      <w:r>
        <w:rPr>
          <w:i/>
          <w:lang w:val="en-US"/>
        </w:rPr>
        <w:t xml:space="preserve"> () </w:t>
      </w:r>
      <w:r>
        <w:rPr>
          <w:lang w:val="en-US"/>
        </w:rPr>
        <w:t>which is invoked when the ad content is inserted into a view for display.</w:t>
      </w:r>
    </w:p>
    <w:p w:rsidR="0068396E" w:rsidRDefault="008134E9">
      <w:pPr>
        <w:pStyle w:val="ListParagraph"/>
        <w:numPr>
          <w:ilvl w:val="0"/>
          <w:numId w:val="8"/>
        </w:numPr>
      </w:pPr>
      <w:proofErr w:type="spellStart"/>
      <w:proofErr w:type="gramStart"/>
      <w:r>
        <w:rPr>
          <w:i/>
          <w:lang w:val="en-US"/>
        </w:rPr>
        <w:t>onFailedToReceiveAd</w:t>
      </w:r>
      <w:proofErr w:type="spellEnd"/>
      <w:proofErr w:type="gramEnd"/>
      <w:r>
        <w:rPr>
          <w:i/>
          <w:lang w:val="en-US"/>
        </w:rPr>
        <w:t xml:space="preserve"> </w:t>
      </w:r>
      <w:r>
        <w:rPr>
          <w:i/>
        </w:rPr>
        <w:t>()</w:t>
      </w:r>
      <w:r>
        <w:t xml:space="preserve"> which is invoked if downloading ad content fails for any reason.</w:t>
      </w:r>
    </w:p>
    <w:p w:rsidR="0068396E" w:rsidRDefault="008134E9">
      <w:r>
        <w:t xml:space="preserve">The </w:t>
      </w:r>
      <w:proofErr w:type="spellStart"/>
      <w:r>
        <w:rPr>
          <w:i/>
          <w:lang w:val="en-US"/>
        </w:rPr>
        <w:t>onFailedToReceiveAd</w:t>
      </w:r>
      <w:proofErr w:type="spellEnd"/>
      <w:r>
        <w:rPr>
          <w:i/>
          <w:lang w:val="en-US"/>
        </w:rPr>
        <w:t xml:space="preserve"> </w:t>
      </w:r>
      <w:r>
        <w:t>() method will be invoked if no ad is received from the ad server. An example implementation of this interface which shows how to detect this condition is as follows: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71"/>
      </w:tblGrid>
      <w:tr w:rsidR="0068396E">
        <w:tc>
          <w:tcPr>
            <w:tcW w:w="9576" w:type="dxa"/>
            <w:tcBorders>
              <w:top w:val="single" w:sz="4" w:space="0" w:color="00000A"/>
              <w:left w:val="single" w:sz="4" w:space="0" w:color="00000A"/>
              <w:bottom w:val="single" w:sz="4" w:space="0" w:color="00000A"/>
              <w:right w:val="single" w:sz="4" w:space="0" w:color="00000A"/>
            </w:tcBorders>
            <w:shd w:val="clear" w:color="auto" w:fill="F2F2F2"/>
            <w:tcMar>
              <w:left w:w="108" w:type="dxa"/>
            </w:tcMar>
          </w:tcPr>
          <w:p w:rsidR="0068396E" w:rsidRDefault="008134E9">
            <w:pPr>
              <w:spacing w:after="0"/>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adView.setRequestListener</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MASTAdViewDelegate.RequestListener</w:t>
            </w:r>
            <w:proofErr w:type="spellEnd"/>
            <w:r>
              <w:rPr>
                <w:rFonts w:ascii="Courier New" w:hAnsi="Courier New" w:cs="Courier New"/>
                <w:color w:val="000000"/>
                <w:sz w:val="20"/>
                <w:szCs w:val="20"/>
                <w:lang w:val="en-US"/>
              </w:rPr>
              <w:t>()</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8396E" w:rsidRDefault="008134E9">
            <w:pPr>
              <w:spacing w:after="0"/>
              <w:rPr>
                <w:rFonts w:ascii="Courier New" w:hAnsi="Courier New" w:cs="Courier New"/>
                <w:color w:val="646464"/>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onFailedToReceiveAd</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MASTAdView</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adView</w:t>
            </w:r>
            <w:proofErr w:type="spellEnd"/>
            <w:r>
              <w:rPr>
                <w:rFonts w:ascii="Courier New" w:hAnsi="Courier New" w:cs="Courier New"/>
                <w:color w:val="000000"/>
                <w:sz w:val="20"/>
                <w:szCs w:val="20"/>
                <w:lang w:val="en-US"/>
              </w:rPr>
              <w:t>, Exception ex)</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runOnUiThread</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Runnable()</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8396E" w:rsidRDefault="008134E9">
            <w:pPr>
              <w:spacing w:after="0"/>
              <w:rPr>
                <w:rFonts w:ascii="Courier New" w:hAnsi="Courier New" w:cs="Courier New"/>
                <w:color w:val="646464"/>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run()</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adView.setVisibility</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View.</w:t>
            </w:r>
            <w:r>
              <w:rPr>
                <w:rFonts w:ascii="Courier New" w:hAnsi="Courier New" w:cs="Courier New"/>
                <w:i/>
                <w:iCs/>
                <w:color w:val="0000C0"/>
                <w:sz w:val="20"/>
                <w:szCs w:val="20"/>
                <w:lang w:val="en-US"/>
              </w:rPr>
              <w:t>GONE</w:t>
            </w:r>
            <w:proofErr w:type="spellEnd"/>
            <w:r>
              <w:rPr>
                <w:rFonts w:ascii="Courier New" w:hAnsi="Courier New" w:cs="Courier New"/>
                <w:color w:val="000000"/>
                <w:sz w:val="20"/>
                <w:szCs w:val="20"/>
                <w:lang w:val="en-US"/>
              </w:rPr>
              <w:t>);</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8396E" w:rsidRDefault="008134E9">
            <w:pPr>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68396E" w:rsidRDefault="008134E9">
            <w:pPr>
              <w:spacing w:after="0"/>
              <w:rPr>
                <w:rFonts w:ascii="Courier New" w:hAnsi="Courier New" w:cs="Courier New"/>
                <w:sz w:val="20"/>
                <w:szCs w:val="20"/>
                <w:lang w:val="en-US"/>
              </w:rPr>
            </w:pPr>
            <w:r>
              <w:rPr>
                <w:rFonts w:ascii="Courier New" w:hAnsi="Courier New" w:cs="Courier New"/>
                <w:sz w:val="20"/>
                <w:szCs w:val="20"/>
                <w:lang w:val="en-US"/>
              </w:rPr>
              <w:t xml:space="preserve">    // … other listener methods here …</w:t>
            </w:r>
          </w:p>
          <w:p w:rsidR="0068396E" w:rsidRDefault="0068396E">
            <w:pPr>
              <w:spacing w:after="0"/>
              <w:rPr>
                <w:rFonts w:ascii="Courier New" w:hAnsi="Courier New" w:cs="Courier New"/>
                <w:sz w:val="20"/>
                <w:szCs w:val="20"/>
                <w:lang w:val="en-US"/>
              </w:rPr>
            </w:pPr>
          </w:p>
          <w:p w:rsidR="0068396E" w:rsidRDefault="008134E9">
            <w:pPr>
              <w:spacing w:after="0"/>
              <w:rPr>
                <w:rFonts w:ascii="Courier New" w:hAnsi="Courier New" w:cs="Courier New"/>
                <w:color w:val="000000"/>
                <w:sz w:val="20"/>
                <w:szCs w:val="20"/>
              </w:rPr>
            </w:pPr>
            <w:r>
              <w:rPr>
                <w:rFonts w:ascii="Courier New" w:hAnsi="Courier New" w:cs="Courier New"/>
                <w:color w:val="000000"/>
                <w:sz w:val="20"/>
                <w:szCs w:val="20"/>
              </w:rPr>
              <w:t>});</w:t>
            </w:r>
          </w:p>
        </w:tc>
      </w:tr>
    </w:tbl>
    <w:p w:rsidR="0068396E" w:rsidRDefault="008134E9">
      <w:pPr>
        <w:pStyle w:val="Caption"/>
      </w:pPr>
      <w:r>
        <w:t xml:space="preserve">Figure </w:t>
      </w:r>
      <w:r>
        <w:rPr>
          <w:lang w:val="en-US"/>
        </w:rPr>
        <w:t>6</w:t>
      </w:r>
      <w:r>
        <w:t>.1 –Detecting “no ad available”</w:t>
      </w:r>
    </w:p>
    <w:p w:rsidR="0068396E" w:rsidRDefault="0068396E"/>
    <w:p w:rsidR="0068396E" w:rsidRDefault="008134E9">
      <w:pPr>
        <w:pStyle w:val="Heading2"/>
        <w:pageBreakBefore/>
        <w:numPr>
          <w:ilvl w:val="0"/>
          <w:numId w:val="7"/>
        </w:numPr>
      </w:pPr>
      <w:bookmarkStart w:id="30" w:name="_Toc328415157"/>
      <w:bookmarkStart w:id="31" w:name="_Toc276729703"/>
      <w:bookmarkEnd w:id="30"/>
      <w:r>
        <w:t>Where To Go Next</w:t>
      </w:r>
      <w:bookmarkEnd w:id="31"/>
    </w:p>
    <w:p w:rsidR="0068396E" w:rsidRDefault="008134E9">
      <w:r>
        <w:t xml:space="preserve">You will find more thorough, complex examples and additional use cases in the sample application and documentation distributed with the SDK. Both the sample app and the SDK itself are available in source code form from: </w:t>
      </w:r>
      <w:hyperlink r:id="rId24">
        <w:r>
          <w:rPr>
            <w:rStyle w:val="InternetLink"/>
          </w:rPr>
          <w:t>http://code.google.com/p/mocean-sdk-android/</w:t>
        </w:r>
      </w:hyperlink>
      <w:r>
        <w:t>.</w:t>
      </w:r>
    </w:p>
    <w:p w:rsidR="0068396E" w:rsidRDefault="008134E9">
      <w:r>
        <w:t xml:space="preserve">You can also find additional documentation, information, and other supported platforms on our developer wiki at: </w:t>
      </w:r>
      <w:r w:rsidR="00C87AA0">
        <w:fldChar w:fldCharType="begin"/>
      </w:r>
      <w:r w:rsidR="00C87AA0">
        <w:instrText xml:space="preserve"> HYPERLINK "http://developer.moceanmobile.com/Main_Page" \h </w:instrText>
      </w:r>
      <w:r w:rsidR="00C87AA0">
        <w:fldChar w:fldCharType="separate"/>
      </w:r>
      <w:r>
        <w:rPr>
          <w:rStyle w:val="InternetLink"/>
        </w:rPr>
        <w:t>http://developer.</w:t>
      </w:r>
      <w:proofErr w:type="spellStart"/>
      <w:r>
        <w:rPr>
          <w:rStyle w:val="InternetLink"/>
          <w:lang w:val="en-US"/>
        </w:rPr>
        <w:t>moceanmobile</w:t>
      </w:r>
      <w:proofErr w:type="spellEnd"/>
      <w:r>
        <w:rPr>
          <w:rStyle w:val="InternetLink"/>
        </w:rPr>
        <w:t>.com/Main_Page</w:t>
      </w:r>
      <w:r w:rsidR="00C87AA0">
        <w:rPr>
          <w:rStyle w:val="InternetLink"/>
        </w:rPr>
        <w:fldChar w:fldCharType="end"/>
      </w:r>
      <w:r>
        <w:t>.</w:t>
      </w:r>
    </w:p>
    <w:p w:rsidR="0068396E" w:rsidRDefault="0068396E"/>
    <w:p w:rsidR="00A6328B" w:rsidRDefault="00A6328B"/>
    <w:sectPr w:rsidR="00A6328B">
      <w:headerReference w:type="default" r:id="rId25"/>
      <w:footerReference w:type="default" r:id="rId26"/>
      <w:pgSz w:w="11906" w:h="16838"/>
      <w:pgMar w:top="1134" w:right="850" w:bottom="1134" w:left="1701" w:header="708"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AA0" w:rsidRDefault="00C87AA0">
      <w:pPr>
        <w:spacing w:after="0" w:line="240" w:lineRule="auto"/>
      </w:pPr>
      <w:r>
        <w:separator/>
      </w:r>
    </w:p>
  </w:endnote>
  <w:endnote w:type="continuationSeparator" w:id="0">
    <w:p w:rsidR="00C87AA0" w:rsidRDefault="00C87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lbertus MT">
    <w:altName w:val="Times New Roman"/>
    <w:charset w:val="01"/>
    <w:family w:val="roman"/>
    <w:pitch w:val="variable"/>
  </w:font>
  <w:font w:name="Arial Rounded MT Bold">
    <w:panose1 w:val="020F070403050403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sto MT">
    <w:panose1 w:val="0204060305050503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FF" w:rsidRDefault="002744FF">
    <w:pPr>
      <w:pStyle w:val="Footer"/>
      <w:pBdr>
        <w:top w:val="thinThickSmallGap" w:sz="24" w:space="1" w:color="622423"/>
        <w:left w:val="nil"/>
        <w:bottom w:val="nil"/>
        <w:right w:val="nil"/>
      </w:pBdr>
      <w:rPr>
        <w:rFonts w:ascii="Cambria" w:hAnsi="Cambria"/>
        <w:lang w:val="en-US"/>
      </w:rPr>
    </w:pPr>
    <w:r>
      <w:rPr>
        <w:sz w:val="16"/>
        <w:szCs w:val="16"/>
        <w:lang w:val="en-US"/>
      </w:rPr>
      <w:t xml:space="preserve">Copyright © 2011, 2012, 2013 Mocean Mobile. All Rights Reserved. </w:t>
    </w:r>
    <w:r>
      <w:rPr>
        <w:sz w:val="16"/>
        <w:szCs w:val="16"/>
        <w:lang w:val="en-US"/>
      </w:rPr>
      <w:br/>
      <w:t>136 Baxter St, New York, NY 10013</w:t>
    </w:r>
    <w:r>
      <w:rPr>
        <w:rFonts w:ascii="Cambria" w:hAnsi="Cambria"/>
      </w:rPr>
      <w:tab/>
    </w:r>
    <w:r>
      <w:rPr>
        <w:rFonts w:ascii="Cambria" w:hAnsi="Cambria"/>
        <w:lang w:val="en-US"/>
      </w:rPr>
      <w:t xml:space="preserve">Page </w:t>
    </w:r>
    <w:r>
      <w:rPr>
        <w:rFonts w:ascii="Cambria" w:hAnsi="Cambria"/>
        <w:lang w:val="en-US"/>
      </w:rPr>
      <w:fldChar w:fldCharType="begin"/>
    </w:r>
    <w:r>
      <w:instrText>PAGE</w:instrText>
    </w:r>
    <w:r>
      <w:fldChar w:fldCharType="separate"/>
    </w:r>
    <w:r w:rsidR="0009514D">
      <w:rPr>
        <w:noProof/>
      </w:rPr>
      <w:t>21</w:t>
    </w:r>
    <w:r>
      <w:fldChar w:fldCharType="end"/>
    </w:r>
  </w:p>
  <w:p w:rsidR="002744FF" w:rsidRDefault="002744FF">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AA0" w:rsidRDefault="00C87AA0">
      <w:pPr>
        <w:spacing w:after="0" w:line="240" w:lineRule="auto"/>
      </w:pPr>
      <w:r>
        <w:separator/>
      </w:r>
    </w:p>
  </w:footnote>
  <w:footnote w:type="continuationSeparator" w:id="0">
    <w:p w:rsidR="00C87AA0" w:rsidRDefault="00C87A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FF" w:rsidRDefault="002744FF">
    <w:pPr>
      <w:pStyle w:val="Header"/>
      <w:jc w:val="right"/>
    </w:pPr>
    <w:r>
      <w:rPr>
        <w:noProof/>
        <w:lang w:val="en-US"/>
      </w:rPr>
      <w:drawing>
        <wp:inline distT="0" distB="0" distL="0" distR="0" wp14:anchorId="23BBADAC" wp14:editId="72027221">
          <wp:extent cx="1405890" cy="253365"/>
          <wp:effectExtent l="0" t="0" r="0" b="0"/>
          <wp:docPr id="11" name="Picture"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Mojiva\Desktop\mocean-logo.jpg"/>
                  <pic:cNvPicPr>
                    <a:picLocks noChangeAspect="1" noChangeArrowheads="1"/>
                  </pic:cNvPicPr>
                </pic:nvPicPr>
                <pic:blipFill>
                  <a:blip r:embed="rId1"/>
                  <a:stretch>
                    <a:fillRect/>
                  </a:stretch>
                </pic:blipFill>
                <pic:spPr bwMode="auto">
                  <a:xfrm>
                    <a:off x="0" y="0"/>
                    <a:ext cx="1405890" cy="253365"/>
                  </a:xfrm>
                  <a:prstGeom prst="rect">
                    <a:avLst/>
                  </a:prstGeom>
                  <a:noFill/>
                  <a:ln w="9525">
                    <a:noFill/>
                    <a:miter lim="800000"/>
                    <a:headEnd/>
                    <a:tailEnd/>
                  </a:ln>
                </pic:spPr>
              </pic:pic>
            </a:graphicData>
          </a:graphic>
        </wp:inline>
      </w:drawing>
    </w:r>
  </w:p>
  <w:p w:rsidR="002744FF" w:rsidRDefault="002744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C0579"/>
    <w:multiLevelType w:val="multilevel"/>
    <w:tmpl w:val="68B8F4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7D13EA6"/>
    <w:multiLevelType w:val="multilevel"/>
    <w:tmpl w:val="64EAD87C"/>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8950D6F"/>
    <w:multiLevelType w:val="multilevel"/>
    <w:tmpl w:val="299EDB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970735B"/>
    <w:multiLevelType w:val="multilevel"/>
    <w:tmpl w:val="8A58FA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A874211"/>
    <w:multiLevelType w:val="multilevel"/>
    <w:tmpl w:val="90C0A4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52E765F"/>
    <w:multiLevelType w:val="multilevel"/>
    <w:tmpl w:val="C9F0A8D4"/>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C4F6AAB"/>
    <w:multiLevelType w:val="multilevel"/>
    <w:tmpl w:val="BEBE26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55277F57"/>
    <w:multiLevelType w:val="multilevel"/>
    <w:tmpl w:val="019ACF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5AF821D4"/>
    <w:multiLevelType w:val="multilevel"/>
    <w:tmpl w:val="19622C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6CC50DCF"/>
    <w:multiLevelType w:val="multilevel"/>
    <w:tmpl w:val="C96E18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7638128C"/>
    <w:multiLevelType w:val="multilevel"/>
    <w:tmpl w:val="669254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C43654E"/>
    <w:multiLevelType w:val="multilevel"/>
    <w:tmpl w:val="494694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8"/>
  </w:num>
  <w:num w:numId="3">
    <w:abstractNumId w:val="5"/>
  </w:num>
  <w:num w:numId="4">
    <w:abstractNumId w:val="2"/>
  </w:num>
  <w:num w:numId="5">
    <w:abstractNumId w:val="10"/>
  </w:num>
  <w:num w:numId="6">
    <w:abstractNumId w:val="0"/>
  </w:num>
  <w:num w:numId="7">
    <w:abstractNumId w:val="7"/>
  </w:num>
  <w:num w:numId="8">
    <w:abstractNumId w:val="4"/>
  </w:num>
  <w:num w:numId="9">
    <w:abstractNumId w:val="9"/>
  </w:num>
  <w:num w:numId="10">
    <w:abstractNumId w:val="11"/>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trackRevision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96E"/>
    <w:rsid w:val="0003346D"/>
    <w:rsid w:val="0009514D"/>
    <w:rsid w:val="000A6A6E"/>
    <w:rsid w:val="000B7BC2"/>
    <w:rsid w:val="0012466B"/>
    <w:rsid w:val="001300A2"/>
    <w:rsid w:val="001624A8"/>
    <w:rsid w:val="001C0825"/>
    <w:rsid w:val="001C3A67"/>
    <w:rsid w:val="00206745"/>
    <w:rsid w:val="002744FF"/>
    <w:rsid w:val="002A6BEA"/>
    <w:rsid w:val="002B75B8"/>
    <w:rsid w:val="003137F0"/>
    <w:rsid w:val="003A3DD7"/>
    <w:rsid w:val="003E7668"/>
    <w:rsid w:val="003F1E24"/>
    <w:rsid w:val="00473B2E"/>
    <w:rsid w:val="00492A95"/>
    <w:rsid w:val="005148A6"/>
    <w:rsid w:val="00524AF4"/>
    <w:rsid w:val="00533CB6"/>
    <w:rsid w:val="00567EC3"/>
    <w:rsid w:val="005A5E5C"/>
    <w:rsid w:val="005E51C9"/>
    <w:rsid w:val="00615A2C"/>
    <w:rsid w:val="00655C5C"/>
    <w:rsid w:val="006622B3"/>
    <w:rsid w:val="0068396E"/>
    <w:rsid w:val="006B7CB6"/>
    <w:rsid w:val="00737781"/>
    <w:rsid w:val="0078161F"/>
    <w:rsid w:val="007B2BA7"/>
    <w:rsid w:val="007C294F"/>
    <w:rsid w:val="008134E9"/>
    <w:rsid w:val="008E062A"/>
    <w:rsid w:val="009309F4"/>
    <w:rsid w:val="00980580"/>
    <w:rsid w:val="009843DE"/>
    <w:rsid w:val="00993F89"/>
    <w:rsid w:val="00A0623A"/>
    <w:rsid w:val="00A52C21"/>
    <w:rsid w:val="00A6328B"/>
    <w:rsid w:val="00A71E7F"/>
    <w:rsid w:val="00AB6568"/>
    <w:rsid w:val="00AC2F43"/>
    <w:rsid w:val="00B1150A"/>
    <w:rsid w:val="00B70F14"/>
    <w:rsid w:val="00C15DC3"/>
    <w:rsid w:val="00C272C1"/>
    <w:rsid w:val="00C37471"/>
    <w:rsid w:val="00C57EC6"/>
    <w:rsid w:val="00C70B88"/>
    <w:rsid w:val="00C87AA0"/>
    <w:rsid w:val="00C91F67"/>
    <w:rsid w:val="00CA28B1"/>
    <w:rsid w:val="00CB1A45"/>
    <w:rsid w:val="00CB2F5E"/>
    <w:rsid w:val="00CD1EA9"/>
    <w:rsid w:val="00D274A9"/>
    <w:rsid w:val="00D53F48"/>
    <w:rsid w:val="00D8510F"/>
    <w:rsid w:val="00DF36C5"/>
    <w:rsid w:val="00DF418D"/>
    <w:rsid w:val="00DF586C"/>
    <w:rsid w:val="00E07262"/>
    <w:rsid w:val="00E9300A"/>
    <w:rsid w:val="00EA728F"/>
    <w:rsid w:val="00EE36C7"/>
    <w:rsid w:val="00EF748B"/>
    <w:rsid w:val="00F44FF8"/>
    <w:rsid w:val="00F81521"/>
    <w:rsid w:val="00FF1C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B8C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ru-RU"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pPr>
      <w:suppressAutoHyphens/>
      <w:spacing w:after="200"/>
    </w:pPr>
  </w:style>
  <w:style w:type="paragraph" w:styleId="Heading1">
    <w:name w:val="heading 1"/>
    <w:basedOn w:val="Normal"/>
    <w:next w:val="Normal"/>
    <w:link w:val="Heading1Char"/>
    <w:uiPriority w:val="9"/>
    <w:qFormat/>
    <w:rsid w:val="00FF159E"/>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Cambria" w:hAnsi="Cambria"/>
      <w:b/>
      <w:bCs/>
      <w:color w:val="365F91"/>
      <w:sz w:val="28"/>
      <w:szCs w:val="28"/>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Cambria" w:hAnsi="Cambria"/>
      <w:b/>
      <w:bCs/>
      <w:color w:val="4F81BD"/>
      <w:sz w:val="26"/>
      <w:szCs w:val="26"/>
    </w:rPr>
  </w:style>
  <w:style w:type="character" w:customStyle="1" w:styleId="Heading3Char">
    <w:name w:val="Heading 3 Char"/>
    <w:basedOn w:val="DefaultParagraphFont"/>
    <w:link w:val="Heading3"/>
    <w:uiPriority w:val="9"/>
    <w:rsid w:val="00FF159E"/>
    <w:rPr>
      <w:rFonts w:ascii="Cambria" w:hAnsi="Cambria"/>
      <w:b/>
      <w:bCs/>
      <w:color w:val="4F81BD"/>
    </w:rPr>
  </w:style>
  <w:style w:type="character" w:customStyle="1" w:styleId="Heading4Char">
    <w:name w:val="Heading 4 Char"/>
    <w:basedOn w:val="DefaultParagraphFont"/>
    <w:link w:val="Heading4"/>
    <w:uiPriority w:val="9"/>
    <w:rsid w:val="004F6892"/>
    <w:rPr>
      <w:rFonts w:ascii="Cambria" w:hAnsi="Cambria"/>
      <w:b/>
      <w:bCs/>
      <w:i/>
      <w:iCs/>
      <w:color w:val="4F81BD"/>
    </w:rPr>
  </w:style>
  <w:style w:type="character" w:customStyle="1" w:styleId="TitleChar">
    <w:name w:val="Title Char"/>
    <w:basedOn w:val="DefaultParagraphFont"/>
    <w:link w:val="Title"/>
    <w:uiPriority w:val="10"/>
    <w:rsid w:val="0040274D"/>
    <w:rPr>
      <w:rFonts w:ascii="Cambria" w:hAnsi="Cambria"/>
      <w:color w:val="17365D"/>
      <w:spacing w:val="5"/>
      <w:sz w:val="52"/>
      <w:szCs w:val="52"/>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character" w:customStyle="1" w:styleId="HeaderChar">
    <w:name w:val="Header Char"/>
    <w:basedOn w:val="DefaultParagraphFont"/>
    <w:link w:val="Header"/>
    <w:uiPriority w:val="99"/>
    <w:rsid w:val="0040274D"/>
  </w:style>
  <w:style w:type="character" w:customStyle="1" w:styleId="FooterChar">
    <w:name w:val="Footer Char"/>
    <w:basedOn w:val="DefaultParagraphFont"/>
    <w:link w:val="Footer"/>
    <w:uiPriority w:val="99"/>
    <w:rsid w:val="0040274D"/>
  </w:style>
  <w:style w:type="character" w:customStyle="1" w:styleId="InternetLink">
    <w:name w:val="Internet Link"/>
    <w:basedOn w:val="DefaultParagraphFont"/>
    <w:uiPriority w:val="99"/>
    <w:unhideWhenUsed/>
    <w:rsid w:val="00007B10"/>
    <w:rPr>
      <w:color w:val="0000FF"/>
      <w:u w:val="single"/>
      <w:lang w:val="uz-Cyrl-UZ" w:eastAsia="uz-Cyrl-UZ" w:bidi="uz-Cyrl-UZ"/>
    </w:rPr>
  </w:style>
  <w:style w:type="character" w:customStyle="1" w:styleId="Heading5Char">
    <w:name w:val="Heading 5 Char"/>
    <w:basedOn w:val="DefaultParagraphFont"/>
    <w:link w:val="Heading5"/>
    <w:uiPriority w:val="9"/>
    <w:rsid w:val="00AF2AA2"/>
    <w:rPr>
      <w:rFonts w:ascii="Cambria" w:hAnsi="Cambria"/>
      <w:color w:val="243F60"/>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D8300B"/>
    <w:rPr>
      <w:color w:val="800080"/>
      <w:u w:val="single"/>
    </w:rPr>
  </w:style>
  <w:style w:type="character" w:customStyle="1" w:styleId="ListLabel1">
    <w:name w:val="ListLabel 1"/>
    <w:rPr>
      <w:rFonts w:cs="Courier New"/>
    </w:rPr>
  </w:style>
  <w:style w:type="character" w:customStyle="1" w:styleId="ListLabel2">
    <w:name w:val="ListLabel 2"/>
    <w:rPr>
      <w:b w:val="0"/>
      <w:i w:val="0"/>
    </w:rPr>
  </w:style>
  <w:style w:type="character" w:customStyle="1" w:styleId="ListLabel3">
    <w:name w:val="ListLabel 3"/>
    <w:rPr>
      <w:rFonts w:cs="Consolas"/>
      <w:color w:val="000000"/>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2359E2"/>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paragraph" w:styleId="NoSpacing">
    <w:name w:val="No Spacing"/>
    <w:uiPriority w:val="1"/>
    <w:qFormat/>
    <w:rsid w:val="004F6892"/>
    <w:pPr>
      <w:suppressAutoHyphens/>
      <w:spacing w:line="240" w:lineRule="auto"/>
    </w:pPr>
  </w:style>
  <w:style w:type="paragraph" w:styleId="Title">
    <w:name w:val="Title"/>
    <w:basedOn w:val="Normal"/>
    <w:next w:val="Normal"/>
    <w:link w:val="TitleChar"/>
    <w:uiPriority w:val="10"/>
    <w:qFormat/>
    <w:rsid w:val="0040274D"/>
    <w:pPr>
      <w:pBdr>
        <w:top w:val="nil"/>
        <w:left w:val="nil"/>
        <w:bottom w:val="single" w:sz="8" w:space="4" w:color="4F81BD"/>
        <w:right w:val="nil"/>
      </w:pBdr>
      <w:spacing w:after="300" w:line="240" w:lineRule="auto"/>
      <w:contextualSpacing/>
    </w:pPr>
    <w:rPr>
      <w:rFonts w:ascii="Cambria" w:hAnsi="Cambria"/>
      <w:color w:val="17365D"/>
      <w:spacing w:val="5"/>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suppressAutoHyphens/>
      <w:spacing w:line="240" w:lineRule="auto"/>
    </w:pPr>
    <w:rPr>
      <w:rFonts w:ascii="Verdana" w:hAnsi="Verdana" w:cs="Verdana"/>
      <w:color w:val="000000"/>
      <w:sz w:val="24"/>
      <w:szCs w:val="24"/>
    </w:rPr>
  </w:style>
  <w:style w:type="paragraph" w:customStyle="1" w:styleId="ContentsHeading">
    <w:name w:val="Contents Heading"/>
    <w:basedOn w:val="Heading1"/>
    <w:next w:val="Normal"/>
    <w:uiPriority w:val="39"/>
    <w:semiHidden/>
    <w:unhideWhenUsed/>
    <w:qFormat/>
    <w:rsid w:val="00011553"/>
    <w:rPr>
      <w:lang w:val="en-US"/>
    </w:rPr>
  </w:style>
  <w:style w:type="paragraph" w:customStyle="1" w:styleId="Contents2">
    <w:name w:val="Contents 2"/>
    <w:basedOn w:val="Normal"/>
    <w:next w:val="Normal"/>
    <w:autoRedefine/>
    <w:uiPriority w:val="39"/>
    <w:unhideWhenUsed/>
    <w:rsid w:val="00011553"/>
    <w:pPr>
      <w:spacing w:after="100"/>
      <w:ind w:left="220"/>
    </w:pPr>
  </w:style>
  <w:style w:type="paragraph" w:customStyle="1" w:styleId="Contents3">
    <w:name w:val="Contents 3"/>
    <w:basedOn w:val="Normal"/>
    <w:next w:val="Normal"/>
    <w:autoRedefine/>
    <w:uiPriority w:val="39"/>
    <w:unhideWhenUsed/>
    <w:rsid w:val="00011553"/>
    <w:pPr>
      <w:spacing w:after="100"/>
      <w:ind w:left="440"/>
    </w:p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table" w:styleId="TableGrid">
    <w:name w:val="Table Grid"/>
    <w:basedOn w:val="TableNormal"/>
    <w:uiPriority w:val="59"/>
    <w:rsid w:val="002A28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9309F4"/>
    <w:rPr>
      <w:color w:val="0000FF"/>
      <w:u w:val="single"/>
    </w:rPr>
  </w:style>
  <w:style w:type="character" w:styleId="CommentReference">
    <w:name w:val="annotation reference"/>
    <w:basedOn w:val="DefaultParagraphFont"/>
    <w:uiPriority w:val="99"/>
    <w:semiHidden/>
    <w:unhideWhenUsed/>
    <w:rsid w:val="008134E9"/>
    <w:rPr>
      <w:sz w:val="18"/>
      <w:szCs w:val="18"/>
    </w:rPr>
  </w:style>
  <w:style w:type="paragraph" w:styleId="CommentText">
    <w:name w:val="annotation text"/>
    <w:basedOn w:val="Normal"/>
    <w:link w:val="CommentTextChar"/>
    <w:uiPriority w:val="99"/>
    <w:semiHidden/>
    <w:unhideWhenUsed/>
    <w:rsid w:val="008134E9"/>
    <w:pPr>
      <w:spacing w:line="240" w:lineRule="auto"/>
    </w:pPr>
    <w:rPr>
      <w:sz w:val="24"/>
      <w:szCs w:val="24"/>
    </w:rPr>
  </w:style>
  <w:style w:type="character" w:customStyle="1" w:styleId="CommentTextChar">
    <w:name w:val="Comment Text Char"/>
    <w:basedOn w:val="DefaultParagraphFont"/>
    <w:link w:val="CommentText"/>
    <w:uiPriority w:val="99"/>
    <w:semiHidden/>
    <w:rsid w:val="008134E9"/>
    <w:rPr>
      <w:sz w:val="24"/>
      <w:szCs w:val="24"/>
    </w:rPr>
  </w:style>
  <w:style w:type="paragraph" w:styleId="CommentSubject">
    <w:name w:val="annotation subject"/>
    <w:basedOn w:val="CommentText"/>
    <w:next w:val="CommentText"/>
    <w:link w:val="CommentSubjectChar"/>
    <w:uiPriority w:val="99"/>
    <w:semiHidden/>
    <w:unhideWhenUsed/>
    <w:rsid w:val="008134E9"/>
    <w:rPr>
      <w:b/>
      <w:bCs/>
      <w:sz w:val="20"/>
      <w:szCs w:val="20"/>
    </w:rPr>
  </w:style>
  <w:style w:type="character" w:customStyle="1" w:styleId="CommentSubjectChar">
    <w:name w:val="Comment Subject Char"/>
    <w:basedOn w:val="CommentTextChar"/>
    <w:link w:val="CommentSubject"/>
    <w:uiPriority w:val="99"/>
    <w:semiHidden/>
    <w:rsid w:val="008134E9"/>
    <w:rPr>
      <w:b/>
      <w:bCs/>
      <w:sz w:val="20"/>
      <w:szCs w:val="20"/>
    </w:rPr>
  </w:style>
  <w:style w:type="paragraph" w:styleId="TOC1">
    <w:name w:val="toc 1"/>
    <w:basedOn w:val="Normal"/>
    <w:next w:val="Normal"/>
    <w:autoRedefine/>
    <w:uiPriority w:val="39"/>
    <w:unhideWhenUsed/>
    <w:rsid w:val="005E51C9"/>
    <w:pPr>
      <w:spacing w:after="100"/>
    </w:pPr>
  </w:style>
  <w:style w:type="paragraph" w:styleId="TOC2">
    <w:name w:val="toc 2"/>
    <w:basedOn w:val="Normal"/>
    <w:next w:val="Normal"/>
    <w:autoRedefine/>
    <w:uiPriority w:val="39"/>
    <w:unhideWhenUsed/>
    <w:rsid w:val="005E51C9"/>
    <w:pPr>
      <w:spacing w:after="100"/>
      <w:ind w:left="220"/>
    </w:pPr>
  </w:style>
  <w:style w:type="paragraph" w:styleId="TOC3">
    <w:name w:val="toc 3"/>
    <w:basedOn w:val="Normal"/>
    <w:next w:val="Normal"/>
    <w:autoRedefine/>
    <w:uiPriority w:val="39"/>
    <w:unhideWhenUsed/>
    <w:rsid w:val="005E51C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ru-RU"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pPr>
      <w:suppressAutoHyphens/>
      <w:spacing w:after="200"/>
    </w:pPr>
  </w:style>
  <w:style w:type="paragraph" w:styleId="Heading1">
    <w:name w:val="heading 1"/>
    <w:basedOn w:val="Normal"/>
    <w:next w:val="Normal"/>
    <w:link w:val="Heading1Char"/>
    <w:uiPriority w:val="9"/>
    <w:qFormat/>
    <w:rsid w:val="00FF159E"/>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Cambria" w:hAnsi="Cambria"/>
      <w:b/>
      <w:bCs/>
      <w:color w:val="365F91"/>
      <w:sz w:val="28"/>
      <w:szCs w:val="28"/>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Cambria" w:hAnsi="Cambria"/>
      <w:b/>
      <w:bCs/>
      <w:color w:val="4F81BD"/>
      <w:sz w:val="26"/>
      <w:szCs w:val="26"/>
    </w:rPr>
  </w:style>
  <w:style w:type="character" w:customStyle="1" w:styleId="Heading3Char">
    <w:name w:val="Heading 3 Char"/>
    <w:basedOn w:val="DefaultParagraphFont"/>
    <w:link w:val="Heading3"/>
    <w:uiPriority w:val="9"/>
    <w:rsid w:val="00FF159E"/>
    <w:rPr>
      <w:rFonts w:ascii="Cambria" w:hAnsi="Cambria"/>
      <w:b/>
      <w:bCs/>
      <w:color w:val="4F81BD"/>
    </w:rPr>
  </w:style>
  <w:style w:type="character" w:customStyle="1" w:styleId="Heading4Char">
    <w:name w:val="Heading 4 Char"/>
    <w:basedOn w:val="DefaultParagraphFont"/>
    <w:link w:val="Heading4"/>
    <w:uiPriority w:val="9"/>
    <w:rsid w:val="004F6892"/>
    <w:rPr>
      <w:rFonts w:ascii="Cambria" w:hAnsi="Cambria"/>
      <w:b/>
      <w:bCs/>
      <w:i/>
      <w:iCs/>
      <w:color w:val="4F81BD"/>
    </w:rPr>
  </w:style>
  <w:style w:type="character" w:customStyle="1" w:styleId="TitleChar">
    <w:name w:val="Title Char"/>
    <w:basedOn w:val="DefaultParagraphFont"/>
    <w:link w:val="Title"/>
    <w:uiPriority w:val="10"/>
    <w:rsid w:val="0040274D"/>
    <w:rPr>
      <w:rFonts w:ascii="Cambria" w:hAnsi="Cambria"/>
      <w:color w:val="17365D"/>
      <w:spacing w:val="5"/>
      <w:sz w:val="52"/>
      <w:szCs w:val="52"/>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character" w:customStyle="1" w:styleId="HeaderChar">
    <w:name w:val="Header Char"/>
    <w:basedOn w:val="DefaultParagraphFont"/>
    <w:link w:val="Header"/>
    <w:uiPriority w:val="99"/>
    <w:rsid w:val="0040274D"/>
  </w:style>
  <w:style w:type="character" w:customStyle="1" w:styleId="FooterChar">
    <w:name w:val="Footer Char"/>
    <w:basedOn w:val="DefaultParagraphFont"/>
    <w:link w:val="Footer"/>
    <w:uiPriority w:val="99"/>
    <w:rsid w:val="0040274D"/>
  </w:style>
  <w:style w:type="character" w:customStyle="1" w:styleId="InternetLink">
    <w:name w:val="Internet Link"/>
    <w:basedOn w:val="DefaultParagraphFont"/>
    <w:uiPriority w:val="99"/>
    <w:unhideWhenUsed/>
    <w:rsid w:val="00007B10"/>
    <w:rPr>
      <w:color w:val="0000FF"/>
      <w:u w:val="single"/>
      <w:lang w:val="uz-Cyrl-UZ" w:eastAsia="uz-Cyrl-UZ" w:bidi="uz-Cyrl-UZ"/>
    </w:rPr>
  </w:style>
  <w:style w:type="character" w:customStyle="1" w:styleId="Heading5Char">
    <w:name w:val="Heading 5 Char"/>
    <w:basedOn w:val="DefaultParagraphFont"/>
    <w:link w:val="Heading5"/>
    <w:uiPriority w:val="9"/>
    <w:rsid w:val="00AF2AA2"/>
    <w:rPr>
      <w:rFonts w:ascii="Cambria" w:hAnsi="Cambria"/>
      <w:color w:val="243F60"/>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D8300B"/>
    <w:rPr>
      <w:color w:val="800080"/>
      <w:u w:val="single"/>
    </w:rPr>
  </w:style>
  <w:style w:type="character" w:customStyle="1" w:styleId="ListLabel1">
    <w:name w:val="ListLabel 1"/>
    <w:rPr>
      <w:rFonts w:cs="Courier New"/>
    </w:rPr>
  </w:style>
  <w:style w:type="character" w:customStyle="1" w:styleId="ListLabel2">
    <w:name w:val="ListLabel 2"/>
    <w:rPr>
      <w:b w:val="0"/>
      <w:i w:val="0"/>
    </w:rPr>
  </w:style>
  <w:style w:type="character" w:customStyle="1" w:styleId="ListLabel3">
    <w:name w:val="ListLabel 3"/>
    <w:rPr>
      <w:rFonts w:cs="Consolas"/>
      <w:color w:val="000000"/>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2359E2"/>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paragraph" w:styleId="NoSpacing">
    <w:name w:val="No Spacing"/>
    <w:uiPriority w:val="1"/>
    <w:qFormat/>
    <w:rsid w:val="004F6892"/>
    <w:pPr>
      <w:suppressAutoHyphens/>
      <w:spacing w:line="240" w:lineRule="auto"/>
    </w:pPr>
  </w:style>
  <w:style w:type="paragraph" w:styleId="Title">
    <w:name w:val="Title"/>
    <w:basedOn w:val="Normal"/>
    <w:next w:val="Normal"/>
    <w:link w:val="TitleChar"/>
    <w:uiPriority w:val="10"/>
    <w:qFormat/>
    <w:rsid w:val="0040274D"/>
    <w:pPr>
      <w:pBdr>
        <w:top w:val="nil"/>
        <w:left w:val="nil"/>
        <w:bottom w:val="single" w:sz="8" w:space="4" w:color="4F81BD"/>
        <w:right w:val="nil"/>
      </w:pBdr>
      <w:spacing w:after="300" w:line="240" w:lineRule="auto"/>
      <w:contextualSpacing/>
    </w:pPr>
    <w:rPr>
      <w:rFonts w:ascii="Cambria" w:hAnsi="Cambria"/>
      <w:color w:val="17365D"/>
      <w:spacing w:val="5"/>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suppressAutoHyphens/>
      <w:spacing w:line="240" w:lineRule="auto"/>
    </w:pPr>
    <w:rPr>
      <w:rFonts w:ascii="Verdana" w:hAnsi="Verdana" w:cs="Verdana"/>
      <w:color w:val="000000"/>
      <w:sz w:val="24"/>
      <w:szCs w:val="24"/>
    </w:rPr>
  </w:style>
  <w:style w:type="paragraph" w:customStyle="1" w:styleId="ContentsHeading">
    <w:name w:val="Contents Heading"/>
    <w:basedOn w:val="Heading1"/>
    <w:next w:val="Normal"/>
    <w:uiPriority w:val="39"/>
    <w:semiHidden/>
    <w:unhideWhenUsed/>
    <w:qFormat/>
    <w:rsid w:val="00011553"/>
    <w:rPr>
      <w:lang w:val="en-US"/>
    </w:rPr>
  </w:style>
  <w:style w:type="paragraph" w:customStyle="1" w:styleId="Contents2">
    <w:name w:val="Contents 2"/>
    <w:basedOn w:val="Normal"/>
    <w:next w:val="Normal"/>
    <w:autoRedefine/>
    <w:uiPriority w:val="39"/>
    <w:unhideWhenUsed/>
    <w:rsid w:val="00011553"/>
    <w:pPr>
      <w:spacing w:after="100"/>
      <w:ind w:left="220"/>
    </w:pPr>
  </w:style>
  <w:style w:type="paragraph" w:customStyle="1" w:styleId="Contents3">
    <w:name w:val="Contents 3"/>
    <w:basedOn w:val="Normal"/>
    <w:next w:val="Normal"/>
    <w:autoRedefine/>
    <w:uiPriority w:val="39"/>
    <w:unhideWhenUsed/>
    <w:rsid w:val="00011553"/>
    <w:pPr>
      <w:spacing w:after="100"/>
      <w:ind w:left="440"/>
    </w:p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table" w:styleId="TableGrid">
    <w:name w:val="Table Grid"/>
    <w:basedOn w:val="TableNormal"/>
    <w:uiPriority w:val="59"/>
    <w:rsid w:val="002A28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9309F4"/>
    <w:rPr>
      <w:color w:val="0000FF"/>
      <w:u w:val="single"/>
    </w:rPr>
  </w:style>
  <w:style w:type="character" w:styleId="CommentReference">
    <w:name w:val="annotation reference"/>
    <w:basedOn w:val="DefaultParagraphFont"/>
    <w:uiPriority w:val="99"/>
    <w:semiHidden/>
    <w:unhideWhenUsed/>
    <w:rsid w:val="008134E9"/>
    <w:rPr>
      <w:sz w:val="18"/>
      <w:szCs w:val="18"/>
    </w:rPr>
  </w:style>
  <w:style w:type="paragraph" w:styleId="CommentText">
    <w:name w:val="annotation text"/>
    <w:basedOn w:val="Normal"/>
    <w:link w:val="CommentTextChar"/>
    <w:uiPriority w:val="99"/>
    <w:semiHidden/>
    <w:unhideWhenUsed/>
    <w:rsid w:val="008134E9"/>
    <w:pPr>
      <w:spacing w:line="240" w:lineRule="auto"/>
    </w:pPr>
    <w:rPr>
      <w:sz w:val="24"/>
      <w:szCs w:val="24"/>
    </w:rPr>
  </w:style>
  <w:style w:type="character" w:customStyle="1" w:styleId="CommentTextChar">
    <w:name w:val="Comment Text Char"/>
    <w:basedOn w:val="DefaultParagraphFont"/>
    <w:link w:val="CommentText"/>
    <w:uiPriority w:val="99"/>
    <w:semiHidden/>
    <w:rsid w:val="008134E9"/>
    <w:rPr>
      <w:sz w:val="24"/>
      <w:szCs w:val="24"/>
    </w:rPr>
  </w:style>
  <w:style w:type="paragraph" w:styleId="CommentSubject">
    <w:name w:val="annotation subject"/>
    <w:basedOn w:val="CommentText"/>
    <w:next w:val="CommentText"/>
    <w:link w:val="CommentSubjectChar"/>
    <w:uiPriority w:val="99"/>
    <w:semiHidden/>
    <w:unhideWhenUsed/>
    <w:rsid w:val="008134E9"/>
    <w:rPr>
      <w:b/>
      <w:bCs/>
      <w:sz w:val="20"/>
      <w:szCs w:val="20"/>
    </w:rPr>
  </w:style>
  <w:style w:type="character" w:customStyle="1" w:styleId="CommentSubjectChar">
    <w:name w:val="Comment Subject Char"/>
    <w:basedOn w:val="CommentTextChar"/>
    <w:link w:val="CommentSubject"/>
    <w:uiPriority w:val="99"/>
    <w:semiHidden/>
    <w:rsid w:val="008134E9"/>
    <w:rPr>
      <w:b/>
      <w:bCs/>
      <w:sz w:val="20"/>
      <w:szCs w:val="20"/>
    </w:rPr>
  </w:style>
  <w:style w:type="paragraph" w:styleId="TOC1">
    <w:name w:val="toc 1"/>
    <w:basedOn w:val="Normal"/>
    <w:next w:val="Normal"/>
    <w:autoRedefine/>
    <w:uiPriority w:val="39"/>
    <w:unhideWhenUsed/>
    <w:rsid w:val="005E51C9"/>
    <w:pPr>
      <w:spacing w:after="100"/>
    </w:pPr>
  </w:style>
  <w:style w:type="paragraph" w:styleId="TOC2">
    <w:name w:val="toc 2"/>
    <w:basedOn w:val="Normal"/>
    <w:next w:val="Normal"/>
    <w:autoRedefine/>
    <w:uiPriority w:val="39"/>
    <w:unhideWhenUsed/>
    <w:rsid w:val="005E51C9"/>
    <w:pPr>
      <w:spacing w:after="100"/>
      <w:ind w:left="220"/>
    </w:pPr>
  </w:style>
  <w:style w:type="paragraph" w:styleId="TOC3">
    <w:name w:val="toc 3"/>
    <w:basedOn w:val="Normal"/>
    <w:next w:val="Normal"/>
    <w:autoRedefine/>
    <w:uiPriority w:val="39"/>
    <w:unhideWhenUsed/>
    <w:rsid w:val="005E51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developer.android.com/guide/topics/resources/runtime-changes.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v.twitter.com/mopub/android/getting-start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code.google.com/p/mocean-sdk-androi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developer.android.com/guide/index.html" TargetMode="External"/><Relationship Id="rId19" Type="http://schemas.openxmlformats.org/officeDocument/2006/relationships/hyperlink" Target="https://developers.facebook.com/docs/audience-network/getting-started" TargetMode="External"/><Relationship Id="rId4" Type="http://schemas.microsoft.com/office/2007/relationships/stylesWithEffects" Target="stylesWithEffects.xml"/><Relationship Id="rId9" Type="http://schemas.openxmlformats.org/officeDocument/2006/relationships/hyperlink" Target="http://developer.android.com/sdk/installing/installing-adt.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90FB1-F798-4DE0-9F7F-051C7DFDD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3891</Words>
  <Characters>22181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dc:creator>
  <cp:lastModifiedBy>Gulab Patil</cp:lastModifiedBy>
  <cp:revision>34</cp:revision>
  <dcterms:created xsi:type="dcterms:W3CDTF">2015-01-06T12:52:00Z</dcterms:created>
  <dcterms:modified xsi:type="dcterms:W3CDTF">2015-01-07T13:25:00Z</dcterms:modified>
  <dc:language>en-IN</dc:language>
</cp:coreProperties>
</file>